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charts/chart3.xml" ContentType="application/vnd.openxmlformats-officedocument.drawingml.chart+xml"/>
  <Override PartName="/word/theme/themeOverride2.xml" ContentType="application/vnd.openxmlformats-officedocument.themeOverride+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6D411" w14:textId="77777777" w:rsidR="00FB212E" w:rsidRPr="00F7272A" w:rsidRDefault="00FB212E" w:rsidP="00541CFF">
      <w:pPr>
        <w:pStyle w:val="FirstParagraph"/>
        <w:jc w:val="center"/>
        <w:rPr>
          <w:rFonts w:ascii="Arial" w:hAnsi="Arial" w:cs="Arial"/>
          <w:lang w:val="es-CO"/>
        </w:rPr>
      </w:pPr>
      <w:r w:rsidRPr="00F7272A">
        <w:rPr>
          <w:rFonts w:ascii="Arial" w:hAnsi="Arial" w:cs="Arial"/>
          <w:lang w:val="es-CO"/>
        </w:rPr>
        <w:t>DOCUMENTO METODOLÓGICO</w:t>
      </w:r>
    </w:p>
    <w:p w14:paraId="01328B23" w14:textId="77777777" w:rsidR="00FB212E" w:rsidRPr="00725EC0" w:rsidRDefault="00FB212E" w:rsidP="002D1241">
      <w:pPr>
        <w:spacing w:line="276" w:lineRule="auto"/>
        <w:jc w:val="center"/>
        <w:rPr>
          <w:rFonts w:ascii="Arial" w:hAnsi="Arial" w:cs="Arial"/>
          <w:sz w:val="24"/>
          <w:szCs w:val="24"/>
        </w:rPr>
      </w:pPr>
    </w:p>
    <w:p w14:paraId="11407190" w14:textId="77777777" w:rsidR="00FB212E" w:rsidRPr="00725EC0" w:rsidRDefault="00FB212E" w:rsidP="002D1241">
      <w:pPr>
        <w:spacing w:line="276" w:lineRule="auto"/>
        <w:jc w:val="center"/>
        <w:rPr>
          <w:rFonts w:ascii="Arial" w:hAnsi="Arial" w:cs="Arial"/>
          <w:sz w:val="24"/>
          <w:szCs w:val="24"/>
        </w:rPr>
      </w:pPr>
    </w:p>
    <w:p w14:paraId="70515CB1" w14:textId="77777777" w:rsidR="00FB212E" w:rsidRPr="00725EC0" w:rsidRDefault="00FB212E" w:rsidP="002D1241">
      <w:pPr>
        <w:spacing w:line="276" w:lineRule="auto"/>
        <w:jc w:val="center"/>
        <w:rPr>
          <w:rFonts w:ascii="Arial" w:hAnsi="Arial" w:cs="Arial"/>
          <w:sz w:val="24"/>
          <w:szCs w:val="24"/>
        </w:rPr>
      </w:pPr>
      <w:r w:rsidRPr="00725EC0">
        <w:rPr>
          <w:rFonts w:ascii="Arial" w:hAnsi="Arial" w:cs="Arial"/>
          <w:sz w:val="24"/>
          <w:szCs w:val="24"/>
        </w:rPr>
        <w:t>Metodología para la recolección de información primaria</w:t>
      </w:r>
    </w:p>
    <w:p w14:paraId="7C5DDD68" w14:textId="77777777" w:rsidR="00FB212E" w:rsidRPr="00725EC0" w:rsidRDefault="00FB212E" w:rsidP="002D1241">
      <w:pPr>
        <w:spacing w:line="276" w:lineRule="auto"/>
        <w:jc w:val="center"/>
        <w:rPr>
          <w:rFonts w:ascii="Arial" w:hAnsi="Arial" w:cs="Arial"/>
          <w:sz w:val="24"/>
          <w:szCs w:val="24"/>
        </w:rPr>
      </w:pPr>
    </w:p>
    <w:p w14:paraId="0448F0A3" w14:textId="77777777" w:rsidR="00FB212E" w:rsidRPr="00725EC0" w:rsidRDefault="00FB212E" w:rsidP="002D1241">
      <w:pPr>
        <w:spacing w:line="276" w:lineRule="auto"/>
        <w:jc w:val="center"/>
        <w:rPr>
          <w:rFonts w:ascii="Arial" w:hAnsi="Arial" w:cs="Arial"/>
          <w:sz w:val="24"/>
          <w:szCs w:val="24"/>
        </w:rPr>
      </w:pPr>
    </w:p>
    <w:p w14:paraId="7D445C3A" w14:textId="77777777" w:rsidR="00FB212E" w:rsidRPr="00725EC0" w:rsidRDefault="00FB212E" w:rsidP="002D1241">
      <w:pPr>
        <w:spacing w:line="276" w:lineRule="auto"/>
        <w:jc w:val="center"/>
        <w:rPr>
          <w:rFonts w:ascii="Arial" w:hAnsi="Arial" w:cs="Arial"/>
          <w:sz w:val="24"/>
          <w:szCs w:val="24"/>
        </w:rPr>
      </w:pPr>
    </w:p>
    <w:p w14:paraId="4293140E" w14:textId="3837704C" w:rsidR="00FB212E" w:rsidRPr="00725EC0" w:rsidRDefault="00FB212E" w:rsidP="002D1241">
      <w:pPr>
        <w:spacing w:line="276" w:lineRule="auto"/>
        <w:ind w:firstLine="357"/>
        <w:jc w:val="center"/>
        <w:rPr>
          <w:rFonts w:ascii="Arial" w:hAnsi="Arial" w:cs="Arial"/>
          <w:sz w:val="24"/>
          <w:szCs w:val="24"/>
        </w:rPr>
      </w:pPr>
      <w:r w:rsidRPr="00725EC0">
        <w:rPr>
          <w:rFonts w:ascii="Arial" w:hAnsi="Arial" w:cs="Arial"/>
          <w:sz w:val="24"/>
          <w:szCs w:val="24"/>
        </w:rPr>
        <w:t xml:space="preserve">Convenio interadministrativo UPME No. CV-008-202, IPSE No.147-2021, suscrito entre la Unidad de planeación </w:t>
      </w:r>
      <w:r w:rsidR="00656025" w:rsidRPr="00725EC0">
        <w:rPr>
          <w:rFonts w:ascii="Arial" w:hAnsi="Arial" w:cs="Arial"/>
          <w:sz w:val="24"/>
          <w:szCs w:val="24"/>
        </w:rPr>
        <w:t>minero-energética</w:t>
      </w:r>
      <w:r w:rsidRPr="00725EC0">
        <w:rPr>
          <w:rFonts w:ascii="Arial" w:hAnsi="Arial" w:cs="Arial"/>
          <w:sz w:val="24"/>
          <w:szCs w:val="24"/>
        </w:rPr>
        <w:t>- UPME; el Instituto de planificación y promoción de soluciones energéticas para las zonas no interconectadas - IPSE y la Universidad del Cauca.</w:t>
      </w:r>
    </w:p>
    <w:p w14:paraId="1F754803" w14:textId="77777777" w:rsidR="00FB212E" w:rsidRPr="00725EC0" w:rsidRDefault="00FB212E" w:rsidP="002D1241">
      <w:pPr>
        <w:spacing w:line="276" w:lineRule="auto"/>
        <w:ind w:firstLine="357"/>
        <w:jc w:val="center"/>
        <w:rPr>
          <w:rFonts w:ascii="Arial" w:hAnsi="Arial" w:cs="Arial"/>
          <w:sz w:val="24"/>
          <w:szCs w:val="24"/>
        </w:rPr>
      </w:pPr>
    </w:p>
    <w:p w14:paraId="57AEE489" w14:textId="77777777" w:rsidR="00FB212E" w:rsidRPr="00725EC0" w:rsidRDefault="00FB212E" w:rsidP="002D1241">
      <w:pPr>
        <w:spacing w:line="276" w:lineRule="auto"/>
        <w:ind w:firstLine="357"/>
        <w:jc w:val="center"/>
        <w:rPr>
          <w:rFonts w:ascii="Arial" w:hAnsi="Arial" w:cs="Arial"/>
          <w:sz w:val="24"/>
          <w:szCs w:val="24"/>
        </w:rPr>
      </w:pPr>
    </w:p>
    <w:p w14:paraId="6B82312F" w14:textId="77777777" w:rsidR="00FB212E" w:rsidRPr="00725EC0" w:rsidRDefault="00FB212E" w:rsidP="002D1241">
      <w:pPr>
        <w:spacing w:line="276" w:lineRule="auto"/>
        <w:ind w:firstLine="357"/>
        <w:jc w:val="center"/>
        <w:rPr>
          <w:rFonts w:ascii="Arial" w:hAnsi="Arial" w:cs="Arial"/>
          <w:sz w:val="24"/>
          <w:szCs w:val="24"/>
        </w:rPr>
      </w:pPr>
    </w:p>
    <w:p w14:paraId="7CA5DAF8" w14:textId="77777777" w:rsidR="00FB212E" w:rsidRPr="00725EC0" w:rsidRDefault="00FB212E" w:rsidP="002D1241">
      <w:pPr>
        <w:spacing w:line="276" w:lineRule="auto"/>
        <w:rPr>
          <w:rFonts w:ascii="Arial" w:hAnsi="Arial" w:cs="Arial"/>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2911"/>
        <w:gridCol w:w="2957"/>
      </w:tblGrid>
      <w:tr w:rsidR="00FB212E" w:rsidRPr="00725EC0" w14:paraId="6504F372" w14:textId="77777777" w:rsidTr="00E476CE">
        <w:trPr>
          <w:trHeight w:val="3133"/>
          <w:jc w:val="center"/>
        </w:trPr>
        <w:tc>
          <w:tcPr>
            <w:tcW w:w="2989" w:type="dxa"/>
          </w:tcPr>
          <w:p w14:paraId="01CE68E3" w14:textId="77777777" w:rsidR="00FB212E" w:rsidRPr="00725EC0" w:rsidRDefault="00FB212E" w:rsidP="002D1241">
            <w:pPr>
              <w:spacing w:line="276" w:lineRule="auto"/>
              <w:rPr>
                <w:rFonts w:ascii="Arial" w:hAnsi="Arial" w:cs="Arial"/>
                <w:noProof/>
                <w:sz w:val="24"/>
                <w:szCs w:val="24"/>
              </w:rPr>
            </w:pPr>
          </w:p>
          <w:p w14:paraId="669A8BA1" w14:textId="77777777" w:rsidR="00FB212E" w:rsidRPr="00725EC0" w:rsidRDefault="00FB212E" w:rsidP="002D1241">
            <w:pPr>
              <w:spacing w:line="276" w:lineRule="auto"/>
              <w:jc w:val="both"/>
              <w:rPr>
                <w:rFonts w:ascii="Arial" w:hAnsi="Arial" w:cs="Arial"/>
                <w:sz w:val="24"/>
                <w:szCs w:val="24"/>
              </w:rPr>
            </w:pPr>
            <w:r w:rsidRPr="00725EC0">
              <w:rPr>
                <w:rFonts w:ascii="Arial" w:hAnsi="Arial" w:cs="Arial"/>
                <w:noProof/>
                <w:sz w:val="24"/>
                <w:szCs w:val="24"/>
                <w:lang w:val="es-CO" w:eastAsia="es-CO"/>
              </w:rPr>
              <w:drawing>
                <wp:inline distT="0" distB="0" distL="0" distR="0" wp14:anchorId="5C4C9936" wp14:editId="019E87A9">
                  <wp:extent cx="1638665" cy="676275"/>
                  <wp:effectExtent l="0" t="0" r="0" b="0"/>
                  <wp:docPr id="17" name="Imagen 36"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6" descr="Un dibujo de una cara feliz&#10;&#10;Descripción generada automáticamente con confianza baja"/>
                          <pic:cNvPicPr>
                            <a:picLocks noChangeAspect="1" noChangeArrowheads="1"/>
                          </pic:cNvPicPr>
                        </pic:nvPicPr>
                        <pic:blipFill>
                          <a:blip r:embed="rId8"/>
                          <a:stretch>
                            <a:fillRect/>
                          </a:stretch>
                        </pic:blipFill>
                        <pic:spPr bwMode="auto">
                          <a:xfrm>
                            <a:off x="0" y="0"/>
                            <a:ext cx="1647579" cy="679954"/>
                          </a:xfrm>
                          <a:prstGeom prst="rect">
                            <a:avLst/>
                          </a:prstGeom>
                          <a:noFill/>
                          <a:ln w="9525">
                            <a:noFill/>
                            <a:miter lim="800000"/>
                            <a:headEnd/>
                            <a:tailEnd/>
                          </a:ln>
                        </pic:spPr>
                      </pic:pic>
                    </a:graphicData>
                  </a:graphic>
                </wp:inline>
              </w:drawing>
            </w:r>
          </w:p>
        </w:tc>
        <w:tc>
          <w:tcPr>
            <w:tcW w:w="2990" w:type="dxa"/>
          </w:tcPr>
          <w:p w14:paraId="51EB7E0D" w14:textId="202687DC" w:rsidR="00FB212E" w:rsidRPr="00725EC0" w:rsidRDefault="00E476CE" w:rsidP="002D1241">
            <w:pPr>
              <w:spacing w:line="276" w:lineRule="auto"/>
              <w:rPr>
                <w:rFonts w:ascii="Arial" w:hAnsi="Arial" w:cs="Arial"/>
                <w:sz w:val="24"/>
                <w:szCs w:val="24"/>
              </w:rPr>
            </w:pPr>
            <w:r w:rsidRPr="00725EC0">
              <w:rPr>
                <w:rFonts w:ascii="Arial" w:hAnsi="Arial" w:cs="Arial"/>
                <w:sz w:val="24"/>
                <w:szCs w:val="24"/>
              </w:rPr>
              <w:fldChar w:fldCharType="begin"/>
            </w:r>
            <w:r w:rsidRPr="00725EC0">
              <w:rPr>
                <w:rFonts w:ascii="Arial" w:hAnsi="Arial" w:cs="Arial"/>
                <w:sz w:val="24"/>
                <w:szCs w:val="24"/>
              </w:rPr>
              <w:instrText xml:space="preserve"> INCLUDEPICTURE "https://www.unicauca.edu.co/versionP/sites/default/files/images/Escudo_Unicauca1.png" \* MERGEFORMATINET </w:instrText>
            </w:r>
            <w:r w:rsidRPr="00725EC0">
              <w:rPr>
                <w:rFonts w:ascii="Arial" w:hAnsi="Arial" w:cs="Arial"/>
                <w:sz w:val="24"/>
                <w:szCs w:val="24"/>
              </w:rPr>
              <w:fldChar w:fldCharType="separate"/>
            </w:r>
            <w:r w:rsidRPr="00725EC0">
              <w:rPr>
                <w:rFonts w:ascii="Arial" w:hAnsi="Arial" w:cs="Arial"/>
                <w:noProof/>
                <w:sz w:val="24"/>
                <w:szCs w:val="24"/>
                <w:lang w:val="es-CO" w:eastAsia="es-CO"/>
              </w:rPr>
              <w:drawing>
                <wp:inline distT="0" distB="0" distL="0" distR="0" wp14:anchorId="0136B880" wp14:editId="2B50B51B">
                  <wp:extent cx="1253594" cy="1937442"/>
                  <wp:effectExtent l="0" t="0" r="0" b="0"/>
                  <wp:docPr id="3" name="Imagen 3" descr="Símbolos | Universidad del Ca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ímbolos | Universidad del Cauc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1858" cy="1950214"/>
                          </a:xfrm>
                          <a:prstGeom prst="rect">
                            <a:avLst/>
                          </a:prstGeom>
                          <a:noFill/>
                          <a:ln>
                            <a:noFill/>
                          </a:ln>
                        </pic:spPr>
                      </pic:pic>
                    </a:graphicData>
                  </a:graphic>
                </wp:inline>
              </w:drawing>
            </w:r>
            <w:r w:rsidRPr="00725EC0">
              <w:rPr>
                <w:rFonts w:ascii="Arial" w:hAnsi="Arial" w:cs="Arial"/>
                <w:sz w:val="24"/>
                <w:szCs w:val="24"/>
              </w:rPr>
              <w:fldChar w:fldCharType="end"/>
            </w:r>
          </w:p>
        </w:tc>
        <w:tc>
          <w:tcPr>
            <w:tcW w:w="2990" w:type="dxa"/>
          </w:tcPr>
          <w:p w14:paraId="524F8C0B" w14:textId="77777777" w:rsidR="00FB212E" w:rsidRPr="00725EC0" w:rsidRDefault="00FB212E" w:rsidP="002D1241">
            <w:pPr>
              <w:spacing w:line="276" w:lineRule="auto"/>
              <w:rPr>
                <w:rFonts w:ascii="Arial" w:hAnsi="Arial" w:cs="Arial"/>
                <w:sz w:val="24"/>
                <w:szCs w:val="24"/>
              </w:rPr>
            </w:pPr>
            <w:r w:rsidRPr="00725EC0">
              <w:rPr>
                <w:rFonts w:ascii="Arial" w:hAnsi="Arial" w:cs="Arial"/>
                <w:noProof/>
                <w:sz w:val="24"/>
                <w:szCs w:val="24"/>
                <w:lang w:val="es-CO" w:eastAsia="es-CO"/>
              </w:rPr>
              <w:drawing>
                <wp:inline distT="0" distB="0" distL="0" distR="0" wp14:anchorId="3A855298" wp14:editId="27BE6956">
                  <wp:extent cx="1546498" cy="1041985"/>
                  <wp:effectExtent l="0" t="0" r="0" b="0"/>
                  <wp:docPr id="19" name="Imagen 19" descr="C:\Users\crstn\Downloads\Logotipo IPSE-0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Users\crstn\Downloads\Logotipo IPSE-02 (1).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73405" cy="1060114"/>
                          </a:xfrm>
                          <a:prstGeom prst="rect">
                            <a:avLst/>
                          </a:prstGeom>
                          <a:noFill/>
                          <a:ln>
                            <a:noFill/>
                          </a:ln>
                        </pic:spPr>
                      </pic:pic>
                    </a:graphicData>
                  </a:graphic>
                </wp:inline>
              </w:drawing>
            </w:r>
          </w:p>
          <w:p w14:paraId="50BC5B3C" w14:textId="77777777" w:rsidR="00FB212E" w:rsidRPr="00725EC0" w:rsidRDefault="00FB212E" w:rsidP="002D1241">
            <w:pPr>
              <w:spacing w:line="276" w:lineRule="auto"/>
              <w:jc w:val="center"/>
              <w:rPr>
                <w:rFonts w:ascii="Arial" w:hAnsi="Arial" w:cs="Arial"/>
                <w:sz w:val="24"/>
                <w:szCs w:val="24"/>
              </w:rPr>
            </w:pPr>
          </w:p>
        </w:tc>
      </w:tr>
    </w:tbl>
    <w:p w14:paraId="38BB2234" w14:textId="77777777" w:rsidR="00FB212E" w:rsidRPr="00725EC0" w:rsidRDefault="00FB212E" w:rsidP="002D1241">
      <w:pPr>
        <w:spacing w:line="276" w:lineRule="auto"/>
        <w:rPr>
          <w:rFonts w:ascii="Arial" w:hAnsi="Arial" w:cs="Arial"/>
          <w:sz w:val="24"/>
          <w:szCs w:val="24"/>
        </w:rPr>
      </w:pPr>
    </w:p>
    <w:p w14:paraId="7E1BE985" w14:textId="77777777" w:rsidR="00FB212E" w:rsidRPr="00725EC0" w:rsidRDefault="00FB212E" w:rsidP="002D1241">
      <w:pPr>
        <w:spacing w:line="276" w:lineRule="auto"/>
        <w:rPr>
          <w:rFonts w:ascii="Arial" w:hAnsi="Arial" w:cs="Arial"/>
          <w:sz w:val="24"/>
          <w:szCs w:val="24"/>
        </w:rPr>
      </w:pPr>
    </w:p>
    <w:p w14:paraId="0FDAA235" w14:textId="77777777" w:rsidR="00FB212E" w:rsidRPr="00725EC0" w:rsidRDefault="00FB212E" w:rsidP="002D1241">
      <w:pPr>
        <w:spacing w:line="276" w:lineRule="auto"/>
        <w:rPr>
          <w:rFonts w:ascii="Arial" w:hAnsi="Arial" w:cs="Arial"/>
          <w:sz w:val="24"/>
          <w:szCs w:val="24"/>
        </w:rPr>
      </w:pPr>
    </w:p>
    <w:p w14:paraId="518D8DB7" w14:textId="77777777" w:rsidR="00FB212E" w:rsidRPr="00725EC0" w:rsidRDefault="00FB212E" w:rsidP="002D1241">
      <w:pPr>
        <w:spacing w:line="276" w:lineRule="auto"/>
        <w:jc w:val="center"/>
        <w:rPr>
          <w:rFonts w:ascii="Arial" w:hAnsi="Arial" w:cs="Arial"/>
          <w:sz w:val="24"/>
          <w:szCs w:val="24"/>
        </w:rPr>
      </w:pPr>
      <w:r w:rsidRPr="00725EC0">
        <w:rPr>
          <w:rFonts w:ascii="Arial" w:hAnsi="Arial" w:cs="Arial"/>
          <w:sz w:val="24"/>
          <w:szCs w:val="24"/>
        </w:rPr>
        <w:t>PERS Cauca</w:t>
      </w:r>
    </w:p>
    <w:p w14:paraId="3E8283BE" w14:textId="77777777" w:rsidR="00FB212E" w:rsidRPr="00725EC0" w:rsidRDefault="00FB212E" w:rsidP="002D1241">
      <w:pPr>
        <w:spacing w:line="276" w:lineRule="auto"/>
        <w:jc w:val="center"/>
        <w:rPr>
          <w:rFonts w:ascii="Arial" w:hAnsi="Arial" w:cs="Arial"/>
          <w:sz w:val="24"/>
          <w:szCs w:val="24"/>
        </w:rPr>
      </w:pPr>
      <w:r w:rsidRPr="00725EC0">
        <w:rPr>
          <w:rFonts w:ascii="Arial" w:hAnsi="Arial" w:cs="Arial"/>
          <w:sz w:val="24"/>
          <w:szCs w:val="24"/>
        </w:rPr>
        <w:t>Plan de energización Rural Sostenible</w:t>
      </w:r>
    </w:p>
    <w:p w14:paraId="3004D6D5" w14:textId="77777777" w:rsidR="00FB212E" w:rsidRPr="00725EC0" w:rsidRDefault="00FB212E" w:rsidP="002D1241">
      <w:pPr>
        <w:spacing w:line="276" w:lineRule="auto"/>
        <w:jc w:val="center"/>
        <w:rPr>
          <w:rFonts w:ascii="Arial" w:hAnsi="Arial" w:cs="Arial"/>
          <w:sz w:val="24"/>
          <w:szCs w:val="24"/>
        </w:rPr>
      </w:pPr>
    </w:p>
    <w:p w14:paraId="44B275CE" w14:textId="77777777" w:rsidR="00FB212E" w:rsidRPr="00725EC0" w:rsidRDefault="00FB212E" w:rsidP="002D1241">
      <w:pPr>
        <w:spacing w:line="276" w:lineRule="auto"/>
        <w:jc w:val="center"/>
        <w:rPr>
          <w:rFonts w:ascii="Arial" w:hAnsi="Arial" w:cs="Arial"/>
          <w:sz w:val="24"/>
          <w:szCs w:val="24"/>
        </w:rPr>
      </w:pPr>
    </w:p>
    <w:p w14:paraId="7469E169" w14:textId="77777777" w:rsidR="00FB212E" w:rsidRPr="00725EC0" w:rsidRDefault="00FB212E" w:rsidP="002D1241">
      <w:pPr>
        <w:spacing w:line="276" w:lineRule="auto"/>
        <w:jc w:val="both"/>
        <w:rPr>
          <w:rFonts w:ascii="Arial" w:hAnsi="Arial" w:cs="Arial"/>
          <w:b/>
          <w:bCs/>
          <w:sz w:val="24"/>
          <w:szCs w:val="24"/>
        </w:rPr>
      </w:pPr>
      <w:r w:rsidRPr="00725EC0">
        <w:rPr>
          <w:rFonts w:ascii="Arial" w:hAnsi="Arial" w:cs="Arial"/>
          <w:b/>
          <w:bCs/>
          <w:sz w:val="24"/>
          <w:szCs w:val="24"/>
        </w:rPr>
        <w:t>Documento Metodológico</w:t>
      </w:r>
    </w:p>
    <w:p w14:paraId="1CF97767" w14:textId="77777777" w:rsidR="00FB212E" w:rsidRPr="00725EC0" w:rsidRDefault="00FB212E" w:rsidP="002D1241">
      <w:pPr>
        <w:spacing w:line="276" w:lineRule="auto"/>
        <w:jc w:val="both"/>
        <w:rPr>
          <w:rFonts w:ascii="Arial" w:hAnsi="Arial" w:cs="Arial"/>
          <w:b/>
          <w:bCs/>
          <w:sz w:val="24"/>
          <w:szCs w:val="24"/>
        </w:rPr>
      </w:pPr>
      <w:r w:rsidRPr="00725EC0">
        <w:rPr>
          <w:rFonts w:ascii="Arial" w:hAnsi="Arial" w:cs="Arial"/>
          <w:b/>
          <w:bCs/>
          <w:sz w:val="24"/>
          <w:szCs w:val="24"/>
        </w:rPr>
        <w:t>Metodología para la recolección de información primaria</w:t>
      </w:r>
    </w:p>
    <w:p w14:paraId="29666071" w14:textId="77777777" w:rsidR="00FB212E" w:rsidRPr="00725EC0" w:rsidRDefault="00FB212E" w:rsidP="002D1241">
      <w:pPr>
        <w:spacing w:line="276" w:lineRule="auto"/>
        <w:jc w:val="both"/>
        <w:rPr>
          <w:rFonts w:ascii="Arial" w:hAnsi="Arial" w:cs="Arial"/>
          <w:sz w:val="24"/>
          <w:szCs w:val="24"/>
        </w:rPr>
      </w:pPr>
    </w:p>
    <w:p w14:paraId="578EA777" w14:textId="77777777" w:rsidR="00FB212E" w:rsidRPr="00725EC0" w:rsidRDefault="00FB212E" w:rsidP="002D1241">
      <w:pPr>
        <w:spacing w:line="276" w:lineRule="auto"/>
        <w:jc w:val="right"/>
        <w:rPr>
          <w:rFonts w:ascii="Arial" w:hAnsi="Arial" w:cs="Arial"/>
          <w:sz w:val="24"/>
          <w:szCs w:val="24"/>
        </w:rPr>
      </w:pPr>
      <w:r w:rsidRPr="00725EC0">
        <w:rPr>
          <w:rFonts w:ascii="Arial" w:hAnsi="Arial" w:cs="Arial"/>
          <w:sz w:val="24"/>
          <w:szCs w:val="24"/>
        </w:rPr>
        <w:t>Sistematización, Redacción y Análisis</w:t>
      </w:r>
    </w:p>
    <w:p w14:paraId="16BB66F6" w14:textId="77777777" w:rsidR="00FB212E" w:rsidRPr="00725EC0" w:rsidRDefault="00FB212E" w:rsidP="002D1241">
      <w:pPr>
        <w:spacing w:line="276" w:lineRule="auto"/>
        <w:jc w:val="right"/>
        <w:rPr>
          <w:rFonts w:ascii="Arial" w:hAnsi="Arial" w:cs="Arial"/>
          <w:sz w:val="24"/>
          <w:szCs w:val="24"/>
        </w:rPr>
      </w:pPr>
    </w:p>
    <w:p w14:paraId="2E699FF8" w14:textId="77777777" w:rsidR="00FB212E" w:rsidRPr="00725EC0" w:rsidRDefault="00FB212E" w:rsidP="002D1241">
      <w:pPr>
        <w:spacing w:line="276" w:lineRule="auto"/>
        <w:jc w:val="right"/>
        <w:rPr>
          <w:rFonts w:ascii="Arial" w:hAnsi="Arial" w:cs="Arial"/>
          <w:sz w:val="24"/>
          <w:szCs w:val="24"/>
        </w:rPr>
      </w:pPr>
      <w:r w:rsidRPr="00725EC0">
        <w:rPr>
          <w:rFonts w:ascii="Arial" w:hAnsi="Arial" w:cs="Arial"/>
          <w:sz w:val="24"/>
          <w:szCs w:val="24"/>
        </w:rPr>
        <w:t>Maximiliano Bueno López</w:t>
      </w:r>
    </w:p>
    <w:p w14:paraId="252AB434" w14:textId="77777777" w:rsidR="00FB212E" w:rsidRPr="00725EC0" w:rsidRDefault="00FB212E" w:rsidP="002D1241">
      <w:pPr>
        <w:spacing w:line="276" w:lineRule="auto"/>
        <w:jc w:val="right"/>
        <w:rPr>
          <w:rFonts w:ascii="Arial" w:hAnsi="Arial" w:cs="Arial"/>
          <w:sz w:val="24"/>
          <w:szCs w:val="24"/>
        </w:rPr>
      </w:pPr>
      <w:r w:rsidRPr="00725EC0">
        <w:rPr>
          <w:rFonts w:ascii="Arial" w:hAnsi="Arial" w:cs="Arial"/>
          <w:sz w:val="24"/>
          <w:szCs w:val="24"/>
        </w:rPr>
        <w:t>Director Académico del Proyecto</w:t>
      </w:r>
    </w:p>
    <w:p w14:paraId="724FF0D3" w14:textId="77777777" w:rsidR="00FB212E" w:rsidRPr="00725EC0" w:rsidRDefault="00FB212E" w:rsidP="002D1241">
      <w:pPr>
        <w:spacing w:line="276" w:lineRule="auto"/>
        <w:jc w:val="right"/>
        <w:rPr>
          <w:rFonts w:ascii="Arial" w:hAnsi="Arial" w:cs="Arial"/>
          <w:sz w:val="24"/>
          <w:szCs w:val="24"/>
        </w:rPr>
      </w:pPr>
    </w:p>
    <w:p w14:paraId="7FD6C8DB" w14:textId="77777777" w:rsidR="00FB212E" w:rsidRPr="00725EC0" w:rsidRDefault="00FB212E" w:rsidP="002D1241">
      <w:pPr>
        <w:spacing w:line="276" w:lineRule="auto"/>
        <w:jc w:val="right"/>
        <w:rPr>
          <w:rFonts w:ascii="Arial" w:hAnsi="Arial" w:cs="Arial"/>
          <w:sz w:val="24"/>
          <w:szCs w:val="24"/>
        </w:rPr>
      </w:pPr>
      <w:r w:rsidRPr="00725EC0">
        <w:rPr>
          <w:rFonts w:ascii="Arial" w:hAnsi="Arial" w:cs="Arial"/>
          <w:sz w:val="24"/>
          <w:szCs w:val="24"/>
        </w:rPr>
        <w:t>Andrés Mauricio Gómez Sánchez</w:t>
      </w:r>
    </w:p>
    <w:p w14:paraId="6DE483A6" w14:textId="77777777" w:rsidR="00FB212E" w:rsidRPr="00725EC0" w:rsidRDefault="00FB212E" w:rsidP="002D1241">
      <w:pPr>
        <w:spacing w:line="276" w:lineRule="auto"/>
        <w:jc w:val="right"/>
        <w:rPr>
          <w:rFonts w:ascii="Arial" w:hAnsi="Arial" w:cs="Arial"/>
          <w:sz w:val="24"/>
          <w:szCs w:val="24"/>
        </w:rPr>
      </w:pPr>
      <w:r w:rsidRPr="00725EC0">
        <w:rPr>
          <w:rFonts w:ascii="Arial" w:hAnsi="Arial" w:cs="Arial"/>
          <w:sz w:val="24"/>
          <w:szCs w:val="24"/>
        </w:rPr>
        <w:t>Líder caracterización socioeconómica</w:t>
      </w:r>
    </w:p>
    <w:p w14:paraId="729B6E83" w14:textId="77777777" w:rsidR="00FB212E" w:rsidRPr="00725EC0" w:rsidRDefault="00FB212E" w:rsidP="002D1241">
      <w:pPr>
        <w:spacing w:line="276" w:lineRule="auto"/>
        <w:jc w:val="right"/>
        <w:rPr>
          <w:rFonts w:ascii="Arial" w:hAnsi="Arial" w:cs="Arial"/>
          <w:sz w:val="24"/>
          <w:szCs w:val="24"/>
        </w:rPr>
      </w:pPr>
    </w:p>
    <w:p w14:paraId="4FEB977E" w14:textId="752FFD55" w:rsidR="00FB212E" w:rsidRPr="00725EC0" w:rsidRDefault="001F1DE0" w:rsidP="002D1241">
      <w:pPr>
        <w:spacing w:line="276" w:lineRule="auto"/>
        <w:jc w:val="right"/>
        <w:rPr>
          <w:rFonts w:ascii="Arial" w:hAnsi="Arial" w:cs="Arial"/>
          <w:sz w:val="24"/>
          <w:szCs w:val="24"/>
        </w:rPr>
      </w:pPr>
      <w:r w:rsidRPr="00725EC0">
        <w:rPr>
          <w:rFonts w:ascii="Arial" w:hAnsi="Arial" w:cs="Arial"/>
          <w:sz w:val="24"/>
          <w:szCs w:val="24"/>
        </w:rPr>
        <w:t xml:space="preserve">Luis Felipe Jiménez Chaves </w:t>
      </w:r>
    </w:p>
    <w:p w14:paraId="033DD293" w14:textId="785E96DB" w:rsidR="00FB212E" w:rsidRPr="00725EC0" w:rsidRDefault="00FB212E" w:rsidP="00CE346C">
      <w:pPr>
        <w:spacing w:line="276" w:lineRule="auto"/>
        <w:jc w:val="right"/>
        <w:rPr>
          <w:rFonts w:ascii="Arial" w:hAnsi="Arial" w:cs="Arial"/>
          <w:sz w:val="24"/>
          <w:szCs w:val="24"/>
        </w:rPr>
      </w:pPr>
      <w:r w:rsidRPr="00725EC0">
        <w:rPr>
          <w:rFonts w:ascii="Arial" w:hAnsi="Arial" w:cs="Arial"/>
          <w:sz w:val="24"/>
          <w:szCs w:val="24"/>
        </w:rPr>
        <w:t xml:space="preserve">Profesional en Estadística </w:t>
      </w:r>
    </w:p>
    <w:p w14:paraId="5FCE5A66" w14:textId="77777777" w:rsidR="00CE346C" w:rsidRPr="00725EC0" w:rsidRDefault="00CE346C" w:rsidP="00CE346C">
      <w:pPr>
        <w:spacing w:line="276" w:lineRule="auto"/>
        <w:jc w:val="right"/>
        <w:rPr>
          <w:rFonts w:ascii="Arial" w:hAnsi="Arial" w:cs="Arial"/>
          <w:sz w:val="24"/>
          <w:szCs w:val="24"/>
        </w:rPr>
      </w:pPr>
    </w:p>
    <w:p w14:paraId="75C3F3A4" w14:textId="4D168EEE" w:rsidR="00FB212E" w:rsidRPr="00725EC0" w:rsidRDefault="001F1DE0" w:rsidP="002D1241">
      <w:pPr>
        <w:spacing w:line="276" w:lineRule="auto"/>
        <w:jc w:val="right"/>
        <w:rPr>
          <w:rFonts w:ascii="Arial" w:hAnsi="Arial" w:cs="Arial"/>
          <w:sz w:val="24"/>
          <w:szCs w:val="24"/>
        </w:rPr>
      </w:pPr>
      <w:r w:rsidRPr="00725EC0">
        <w:rPr>
          <w:rFonts w:ascii="Arial" w:hAnsi="Arial" w:cs="Arial"/>
          <w:sz w:val="24"/>
          <w:szCs w:val="24"/>
        </w:rPr>
        <w:t>Cristian Eduardo García Bermúdez</w:t>
      </w:r>
    </w:p>
    <w:p w14:paraId="7966DB27" w14:textId="77777777" w:rsidR="00FB212E" w:rsidRPr="00725EC0" w:rsidRDefault="00FB212E" w:rsidP="002D1241">
      <w:pPr>
        <w:spacing w:line="276" w:lineRule="auto"/>
        <w:jc w:val="right"/>
        <w:rPr>
          <w:rFonts w:ascii="Arial" w:hAnsi="Arial" w:cs="Arial"/>
          <w:sz w:val="24"/>
          <w:szCs w:val="24"/>
        </w:rPr>
      </w:pPr>
      <w:r w:rsidRPr="00725EC0">
        <w:rPr>
          <w:rFonts w:ascii="Arial" w:hAnsi="Arial" w:cs="Arial"/>
          <w:sz w:val="24"/>
          <w:szCs w:val="24"/>
        </w:rPr>
        <w:t>Analista de datos</w:t>
      </w:r>
    </w:p>
    <w:p w14:paraId="79F272C2" w14:textId="77777777" w:rsidR="00FB212E" w:rsidRPr="00725EC0" w:rsidRDefault="00FB212E" w:rsidP="002D1241">
      <w:pPr>
        <w:spacing w:line="276" w:lineRule="auto"/>
        <w:jc w:val="right"/>
        <w:rPr>
          <w:rFonts w:ascii="Arial" w:hAnsi="Arial" w:cs="Arial"/>
          <w:sz w:val="24"/>
          <w:szCs w:val="24"/>
        </w:rPr>
      </w:pPr>
    </w:p>
    <w:p w14:paraId="65296599" w14:textId="77777777" w:rsidR="00FB212E" w:rsidRPr="00725EC0" w:rsidRDefault="00FB212E" w:rsidP="002D1241">
      <w:pPr>
        <w:spacing w:line="276" w:lineRule="auto"/>
        <w:jc w:val="right"/>
        <w:rPr>
          <w:rFonts w:ascii="Arial" w:hAnsi="Arial" w:cs="Arial"/>
          <w:sz w:val="24"/>
          <w:szCs w:val="24"/>
        </w:rPr>
      </w:pPr>
      <w:r w:rsidRPr="00725EC0">
        <w:rPr>
          <w:rFonts w:ascii="Arial" w:hAnsi="Arial" w:cs="Arial"/>
          <w:sz w:val="24"/>
          <w:szCs w:val="24"/>
        </w:rPr>
        <w:t>Juliana Isabel Sarmiento Castillo</w:t>
      </w:r>
    </w:p>
    <w:p w14:paraId="002B98CB" w14:textId="0A6EEB3A" w:rsidR="00FB212E" w:rsidRPr="00725EC0" w:rsidRDefault="00FB212E" w:rsidP="002D1241">
      <w:pPr>
        <w:spacing w:line="276" w:lineRule="auto"/>
        <w:jc w:val="right"/>
        <w:rPr>
          <w:rFonts w:ascii="Arial" w:hAnsi="Arial" w:cs="Arial"/>
          <w:sz w:val="24"/>
          <w:szCs w:val="24"/>
        </w:rPr>
      </w:pPr>
      <w:r w:rsidRPr="00725EC0">
        <w:rPr>
          <w:rFonts w:ascii="Arial" w:hAnsi="Arial" w:cs="Arial"/>
          <w:sz w:val="24"/>
          <w:szCs w:val="24"/>
        </w:rPr>
        <w:t>Analista de datos</w:t>
      </w:r>
    </w:p>
    <w:p w14:paraId="5C42C053" w14:textId="77777777" w:rsidR="00CE346C" w:rsidRPr="00725EC0" w:rsidRDefault="00CE346C" w:rsidP="00F753FC">
      <w:pPr>
        <w:spacing w:after="0" w:line="240" w:lineRule="auto"/>
        <w:jc w:val="right"/>
        <w:rPr>
          <w:rFonts w:ascii="Arial" w:hAnsi="Arial" w:cs="Arial"/>
          <w:sz w:val="24"/>
          <w:szCs w:val="24"/>
        </w:rPr>
      </w:pPr>
    </w:p>
    <w:p w14:paraId="4E45F473" w14:textId="77777777" w:rsidR="00FB212E" w:rsidRPr="00725EC0" w:rsidRDefault="00FB212E" w:rsidP="00F753FC">
      <w:pPr>
        <w:spacing w:after="0" w:line="240" w:lineRule="auto"/>
        <w:jc w:val="both"/>
        <w:rPr>
          <w:rFonts w:ascii="Arial" w:hAnsi="Arial" w:cs="Arial"/>
          <w:sz w:val="24"/>
          <w:szCs w:val="24"/>
        </w:rPr>
      </w:pPr>
      <w:r w:rsidRPr="00725EC0">
        <w:rPr>
          <w:rFonts w:ascii="Arial" w:hAnsi="Arial" w:cs="Arial"/>
          <w:sz w:val="24"/>
          <w:szCs w:val="24"/>
        </w:rPr>
        <w:t>Plan de energización Rural Sostenible del Departamento del Cauca</w:t>
      </w:r>
    </w:p>
    <w:p w14:paraId="11FE970C" w14:textId="478A2648" w:rsidR="00FB212E" w:rsidRPr="00725EC0" w:rsidRDefault="00FB212E" w:rsidP="00F753FC">
      <w:pPr>
        <w:spacing w:after="0" w:line="240" w:lineRule="auto"/>
        <w:jc w:val="both"/>
        <w:rPr>
          <w:rFonts w:ascii="Arial" w:hAnsi="Arial" w:cs="Arial"/>
          <w:sz w:val="24"/>
          <w:szCs w:val="24"/>
        </w:rPr>
      </w:pPr>
      <w:r w:rsidRPr="00725EC0">
        <w:rPr>
          <w:rFonts w:ascii="Arial" w:hAnsi="Arial" w:cs="Arial"/>
          <w:sz w:val="24"/>
          <w:szCs w:val="24"/>
        </w:rPr>
        <w:t>PERS-CAUCA</w:t>
      </w:r>
    </w:p>
    <w:p w14:paraId="6EF56C84" w14:textId="77777777" w:rsidR="00FB212E" w:rsidRPr="00725EC0" w:rsidRDefault="00FB212E" w:rsidP="00F753FC">
      <w:pPr>
        <w:spacing w:after="0" w:line="240" w:lineRule="auto"/>
        <w:jc w:val="both"/>
        <w:rPr>
          <w:rFonts w:ascii="Arial" w:hAnsi="Arial" w:cs="Arial"/>
          <w:sz w:val="24"/>
          <w:szCs w:val="24"/>
        </w:rPr>
      </w:pPr>
      <w:r w:rsidRPr="00725EC0">
        <w:rPr>
          <w:rFonts w:ascii="Arial" w:hAnsi="Arial" w:cs="Arial"/>
          <w:sz w:val="24"/>
          <w:szCs w:val="24"/>
        </w:rPr>
        <w:t>Universidad del Cauca</w:t>
      </w:r>
    </w:p>
    <w:p w14:paraId="5850F6E4" w14:textId="77777777" w:rsidR="00FB212E" w:rsidRPr="00725EC0" w:rsidRDefault="00FB212E" w:rsidP="00F753FC">
      <w:pPr>
        <w:spacing w:after="0" w:line="240" w:lineRule="auto"/>
        <w:jc w:val="both"/>
        <w:rPr>
          <w:rFonts w:ascii="Arial" w:hAnsi="Arial" w:cs="Arial"/>
          <w:sz w:val="24"/>
          <w:szCs w:val="24"/>
        </w:rPr>
      </w:pPr>
      <w:r w:rsidRPr="00725EC0">
        <w:rPr>
          <w:rFonts w:ascii="Arial" w:hAnsi="Arial" w:cs="Arial"/>
          <w:sz w:val="24"/>
          <w:szCs w:val="24"/>
        </w:rPr>
        <w:t>UPME</w:t>
      </w:r>
    </w:p>
    <w:p w14:paraId="20B0E160" w14:textId="641CFFB1" w:rsidR="00FB212E" w:rsidRPr="00725EC0" w:rsidRDefault="00FB212E" w:rsidP="00F753FC">
      <w:pPr>
        <w:spacing w:after="0" w:line="240" w:lineRule="auto"/>
        <w:jc w:val="both"/>
        <w:rPr>
          <w:rFonts w:ascii="Arial" w:hAnsi="Arial" w:cs="Arial"/>
          <w:sz w:val="24"/>
          <w:szCs w:val="24"/>
        </w:rPr>
      </w:pPr>
      <w:r w:rsidRPr="00725EC0">
        <w:rPr>
          <w:rFonts w:ascii="Arial" w:hAnsi="Arial" w:cs="Arial"/>
          <w:sz w:val="24"/>
          <w:szCs w:val="24"/>
        </w:rPr>
        <w:t>IPSE</w:t>
      </w:r>
    </w:p>
    <w:p w14:paraId="3CC2F046" w14:textId="77777777" w:rsidR="00FB212E" w:rsidRPr="00725EC0" w:rsidRDefault="00FB212E" w:rsidP="00F753FC">
      <w:pPr>
        <w:spacing w:after="0" w:line="240" w:lineRule="auto"/>
        <w:jc w:val="both"/>
        <w:rPr>
          <w:rFonts w:ascii="Arial" w:hAnsi="Arial" w:cs="Arial"/>
          <w:sz w:val="24"/>
          <w:szCs w:val="24"/>
        </w:rPr>
      </w:pPr>
      <w:r w:rsidRPr="00725EC0">
        <w:rPr>
          <w:rFonts w:ascii="Arial" w:hAnsi="Arial" w:cs="Arial"/>
          <w:sz w:val="24"/>
          <w:szCs w:val="24"/>
        </w:rPr>
        <w:t>Popayán, Cauca</w:t>
      </w:r>
    </w:p>
    <w:p w14:paraId="740270D1" w14:textId="77777777" w:rsidR="00BC62CC" w:rsidRPr="00725EC0" w:rsidRDefault="00FB212E" w:rsidP="00F753FC">
      <w:pPr>
        <w:spacing w:after="0" w:line="240" w:lineRule="auto"/>
        <w:jc w:val="both"/>
        <w:rPr>
          <w:rFonts w:ascii="Arial" w:hAnsi="Arial" w:cs="Arial"/>
          <w:sz w:val="24"/>
          <w:szCs w:val="24"/>
        </w:rPr>
      </w:pPr>
      <w:r w:rsidRPr="00725EC0">
        <w:rPr>
          <w:rFonts w:ascii="Arial" w:hAnsi="Arial" w:cs="Arial"/>
          <w:sz w:val="24"/>
          <w:szCs w:val="24"/>
        </w:rPr>
        <w:t>Colombia</w:t>
      </w:r>
    </w:p>
    <w:p w14:paraId="19279A56" w14:textId="58E0F057" w:rsidR="00FB212E" w:rsidRPr="00725EC0" w:rsidRDefault="00593F6F" w:rsidP="00F753FC">
      <w:pPr>
        <w:spacing w:after="0" w:line="240" w:lineRule="auto"/>
        <w:jc w:val="both"/>
        <w:rPr>
          <w:rFonts w:ascii="Arial" w:hAnsi="Arial" w:cs="Arial"/>
          <w:sz w:val="24"/>
          <w:szCs w:val="24"/>
        </w:rPr>
      </w:pPr>
      <w:r w:rsidRPr="00725EC0">
        <w:rPr>
          <w:rFonts w:ascii="Arial" w:hAnsi="Arial" w:cs="Arial"/>
          <w:sz w:val="24"/>
          <w:szCs w:val="24"/>
        </w:rPr>
        <w:t>Febrero</w:t>
      </w:r>
      <w:r w:rsidR="00FB212E" w:rsidRPr="00725EC0">
        <w:rPr>
          <w:rFonts w:ascii="Arial" w:hAnsi="Arial" w:cs="Arial"/>
          <w:sz w:val="24"/>
          <w:szCs w:val="24"/>
        </w:rPr>
        <w:t xml:space="preserve"> de 202</w:t>
      </w:r>
      <w:r w:rsidRPr="00725EC0">
        <w:rPr>
          <w:rFonts w:ascii="Arial" w:hAnsi="Arial" w:cs="Arial"/>
          <w:sz w:val="24"/>
          <w:szCs w:val="24"/>
        </w:rPr>
        <w:t>2</w:t>
      </w:r>
    </w:p>
    <w:p w14:paraId="6E8A8A7C" w14:textId="747297AC" w:rsidR="00FB212E" w:rsidRPr="00725EC0" w:rsidRDefault="006E633A" w:rsidP="002D1241">
      <w:pPr>
        <w:pStyle w:val="Ttulo1"/>
        <w:numPr>
          <w:ilvl w:val="0"/>
          <w:numId w:val="9"/>
        </w:numPr>
        <w:spacing w:line="276" w:lineRule="auto"/>
        <w:rPr>
          <w:rFonts w:cs="Arial"/>
          <w:szCs w:val="24"/>
        </w:rPr>
      </w:pPr>
      <w:r w:rsidRPr="00725EC0">
        <w:rPr>
          <w:rFonts w:cs="Arial"/>
          <w:szCs w:val="24"/>
        </w:rPr>
        <w:lastRenderedPageBreak/>
        <w:t>Introducción</w:t>
      </w:r>
    </w:p>
    <w:p w14:paraId="53EFA989" w14:textId="107EB98E" w:rsidR="00FB212E" w:rsidRPr="00725EC0" w:rsidRDefault="00FB212E" w:rsidP="002D1241">
      <w:pPr>
        <w:spacing w:line="276" w:lineRule="auto"/>
        <w:jc w:val="both"/>
        <w:rPr>
          <w:rFonts w:ascii="Arial" w:hAnsi="Arial" w:cs="Arial"/>
          <w:sz w:val="24"/>
          <w:szCs w:val="24"/>
        </w:rPr>
      </w:pPr>
      <w:r w:rsidRPr="00725EC0">
        <w:rPr>
          <w:rFonts w:ascii="Arial" w:hAnsi="Arial" w:cs="Arial"/>
          <w:sz w:val="24"/>
          <w:szCs w:val="24"/>
        </w:rPr>
        <w:t>El presente documento tiene como propósito básico explicar la</w:t>
      </w:r>
      <w:r w:rsidR="00C67032" w:rsidRPr="00725EC0">
        <w:rPr>
          <w:rFonts w:ascii="Arial" w:hAnsi="Arial" w:cs="Arial"/>
          <w:sz w:val="24"/>
          <w:szCs w:val="24"/>
        </w:rPr>
        <w:t>s metodología</w:t>
      </w:r>
      <w:r w:rsidR="009202FE" w:rsidRPr="00725EC0">
        <w:rPr>
          <w:rFonts w:ascii="Arial" w:hAnsi="Arial" w:cs="Arial"/>
          <w:sz w:val="24"/>
          <w:szCs w:val="24"/>
        </w:rPr>
        <w:t>s</w:t>
      </w:r>
      <w:r w:rsidR="00C67032" w:rsidRPr="00725EC0">
        <w:rPr>
          <w:rFonts w:ascii="Arial" w:hAnsi="Arial" w:cs="Arial"/>
          <w:sz w:val="24"/>
          <w:szCs w:val="24"/>
        </w:rPr>
        <w:t xml:space="preserve"> y técnicas de muestreo utilizadas para la determinación de la</w:t>
      </w:r>
      <w:r w:rsidRPr="00725EC0">
        <w:rPr>
          <w:rFonts w:ascii="Arial" w:hAnsi="Arial" w:cs="Arial"/>
          <w:sz w:val="24"/>
          <w:szCs w:val="24"/>
        </w:rPr>
        <w:t xml:space="preserve"> muestra representativa para la</w:t>
      </w:r>
      <w:r w:rsidR="00C67032" w:rsidRPr="00725EC0">
        <w:rPr>
          <w:rFonts w:ascii="Arial" w:hAnsi="Arial" w:cs="Arial"/>
          <w:sz w:val="24"/>
          <w:szCs w:val="24"/>
        </w:rPr>
        <w:t xml:space="preserve">s unidades residenciales y no residenciales presentes en el </w:t>
      </w:r>
      <w:r w:rsidRPr="00725EC0">
        <w:rPr>
          <w:rFonts w:ascii="Arial" w:hAnsi="Arial" w:cs="Arial"/>
          <w:sz w:val="24"/>
          <w:szCs w:val="24"/>
        </w:rPr>
        <w:t xml:space="preserve">Departamento del Cauca. </w:t>
      </w:r>
      <w:r w:rsidR="003D117C" w:rsidRPr="00725EC0">
        <w:rPr>
          <w:rFonts w:ascii="Arial" w:hAnsi="Arial" w:cs="Arial"/>
          <w:sz w:val="24"/>
          <w:szCs w:val="24"/>
        </w:rPr>
        <w:t xml:space="preserve">Esto </w:t>
      </w:r>
      <w:r w:rsidR="00D86CDD" w:rsidRPr="00725EC0">
        <w:rPr>
          <w:rFonts w:ascii="Arial" w:hAnsi="Arial" w:cs="Arial"/>
          <w:sz w:val="24"/>
          <w:szCs w:val="24"/>
        </w:rPr>
        <w:t>se realiza</w:t>
      </w:r>
      <w:r w:rsidRPr="00725EC0">
        <w:rPr>
          <w:rFonts w:ascii="Arial" w:hAnsi="Arial" w:cs="Arial"/>
          <w:sz w:val="24"/>
          <w:szCs w:val="24"/>
        </w:rPr>
        <w:t xml:space="preserve"> a partir del diseño de instrum</w:t>
      </w:r>
      <w:r w:rsidR="00D86CDD" w:rsidRPr="00725EC0">
        <w:rPr>
          <w:rFonts w:ascii="Arial" w:hAnsi="Arial" w:cs="Arial"/>
          <w:sz w:val="24"/>
          <w:szCs w:val="24"/>
        </w:rPr>
        <w:t>entos estadísticos apropiados para el</w:t>
      </w:r>
      <w:r w:rsidRPr="00725EC0">
        <w:rPr>
          <w:rFonts w:ascii="Arial" w:hAnsi="Arial" w:cs="Arial"/>
          <w:sz w:val="24"/>
          <w:szCs w:val="24"/>
        </w:rPr>
        <w:t xml:space="preserve"> levantamiento de información primaria.</w:t>
      </w:r>
    </w:p>
    <w:p w14:paraId="5BBFFC22" w14:textId="418FB75D" w:rsidR="00FB212E" w:rsidRPr="00725EC0" w:rsidRDefault="00FB212E" w:rsidP="002D1241">
      <w:pPr>
        <w:spacing w:line="276" w:lineRule="auto"/>
        <w:jc w:val="both"/>
        <w:rPr>
          <w:rFonts w:ascii="Arial" w:hAnsi="Arial" w:cs="Arial"/>
          <w:sz w:val="24"/>
          <w:szCs w:val="24"/>
        </w:rPr>
      </w:pPr>
      <w:r w:rsidRPr="00725EC0">
        <w:rPr>
          <w:rFonts w:ascii="Arial" w:hAnsi="Arial" w:cs="Arial"/>
          <w:sz w:val="24"/>
          <w:szCs w:val="24"/>
        </w:rPr>
        <w:t xml:space="preserve">Este documento será la guía para el trabajo de campo que se desarrollará durante la ejecución del </w:t>
      </w:r>
      <w:r w:rsidR="00AE31BD" w:rsidRPr="00725EC0">
        <w:rPr>
          <w:rFonts w:ascii="Arial" w:hAnsi="Arial" w:cs="Arial"/>
          <w:sz w:val="24"/>
          <w:szCs w:val="24"/>
        </w:rPr>
        <w:t>Plan de Energización Rural y Sostenible (</w:t>
      </w:r>
      <w:r w:rsidRPr="00725EC0">
        <w:rPr>
          <w:rFonts w:ascii="Arial" w:hAnsi="Arial" w:cs="Arial"/>
          <w:sz w:val="24"/>
          <w:szCs w:val="24"/>
        </w:rPr>
        <w:t>PERS</w:t>
      </w:r>
      <w:r w:rsidR="00AE31BD" w:rsidRPr="00725EC0">
        <w:rPr>
          <w:rFonts w:ascii="Arial" w:hAnsi="Arial" w:cs="Arial"/>
          <w:sz w:val="24"/>
          <w:szCs w:val="24"/>
        </w:rPr>
        <w:t>)</w:t>
      </w:r>
      <w:r w:rsidR="00BC62CC" w:rsidRPr="00725EC0">
        <w:rPr>
          <w:rFonts w:ascii="Arial" w:hAnsi="Arial" w:cs="Arial"/>
          <w:sz w:val="24"/>
          <w:szCs w:val="24"/>
        </w:rPr>
        <w:t xml:space="preserve"> </w:t>
      </w:r>
      <w:r w:rsidRPr="00725EC0">
        <w:rPr>
          <w:rFonts w:ascii="Arial" w:hAnsi="Arial" w:cs="Arial"/>
          <w:sz w:val="24"/>
          <w:szCs w:val="24"/>
        </w:rPr>
        <w:t xml:space="preserve">Cauca y busca tener información en torno al aprovechamiento de la energía por fuente, tenencia y usos para </w:t>
      </w:r>
      <w:r w:rsidR="006E633A" w:rsidRPr="00725EC0">
        <w:rPr>
          <w:rFonts w:ascii="Arial" w:hAnsi="Arial" w:cs="Arial"/>
          <w:sz w:val="24"/>
          <w:szCs w:val="24"/>
        </w:rPr>
        <w:t xml:space="preserve">diversos sectores, en especial, el residencial y otros como el </w:t>
      </w:r>
      <w:r w:rsidR="009C3E7C" w:rsidRPr="00725EC0">
        <w:rPr>
          <w:rFonts w:ascii="Arial" w:hAnsi="Arial" w:cs="Arial"/>
          <w:sz w:val="24"/>
          <w:szCs w:val="24"/>
        </w:rPr>
        <w:t xml:space="preserve">institucional, </w:t>
      </w:r>
      <w:r w:rsidR="006E633A" w:rsidRPr="00725EC0">
        <w:rPr>
          <w:rFonts w:ascii="Arial" w:hAnsi="Arial" w:cs="Arial"/>
          <w:sz w:val="24"/>
          <w:szCs w:val="24"/>
        </w:rPr>
        <w:t>comercial e industrial</w:t>
      </w:r>
      <w:r w:rsidRPr="00725EC0">
        <w:rPr>
          <w:rFonts w:ascii="Arial" w:hAnsi="Arial" w:cs="Arial"/>
          <w:sz w:val="24"/>
          <w:szCs w:val="24"/>
        </w:rPr>
        <w:t>.</w:t>
      </w:r>
    </w:p>
    <w:p w14:paraId="64C9B56B" w14:textId="70E7E99B" w:rsidR="00FB212E" w:rsidRPr="00725EC0" w:rsidRDefault="00FB212E" w:rsidP="002D1241">
      <w:pPr>
        <w:spacing w:line="276" w:lineRule="auto"/>
        <w:jc w:val="both"/>
        <w:rPr>
          <w:rFonts w:ascii="Arial" w:hAnsi="Arial" w:cs="Arial"/>
          <w:sz w:val="24"/>
          <w:szCs w:val="24"/>
        </w:rPr>
      </w:pPr>
      <w:r w:rsidRPr="00725EC0">
        <w:rPr>
          <w:rFonts w:ascii="Arial" w:hAnsi="Arial" w:cs="Arial"/>
          <w:sz w:val="24"/>
          <w:szCs w:val="24"/>
        </w:rPr>
        <w:t>El documento consta de cuatro partes: i) los objetivos</w:t>
      </w:r>
      <w:r w:rsidR="00C67032" w:rsidRPr="00725EC0">
        <w:rPr>
          <w:rFonts w:ascii="Arial" w:hAnsi="Arial" w:cs="Arial"/>
          <w:sz w:val="24"/>
          <w:szCs w:val="24"/>
        </w:rPr>
        <w:t xml:space="preserve"> que se sustentan en la </w:t>
      </w:r>
      <w:r w:rsidR="00EF6B58" w:rsidRPr="00725EC0">
        <w:rPr>
          <w:rFonts w:ascii="Arial" w:hAnsi="Arial" w:cs="Arial"/>
          <w:sz w:val="24"/>
          <w:szCs w:val="24"/>
        </w:rPr>
        <w:t>relevancia</w:t>
      </w:r>
      <w:r w:rsidRPr="00725EC0">
        <w:rPr>
          <w:rFonts w:ascii="Arial" w:hAnsi="Arial" w:cs="Arial"/>
          <w:sz w:val="24"/>
          <w:szCs w:val="24"/>
        </w:rPr>
        <w:t xml:space="preserve"> del PERS Cauca en su contexto geopolítico; ii) </w:t>
      </w:r>
      <w:r w:rsidR="00C67032" w:rsidRPr="00725EC0">
        <w:rPr>
          <w:rFonts w:ascii="Arial" w:hAnsi="Arial" w:cs="Arial"/>
          <w:sz w:val="24"/>
          <w:szCs w:val="24"/>
        </w:rPr>
        <w:t xml:space="preserve">la definición de las viviendas residenciales para el marco muestral; </w:t>
      </w:r>
      <w:r w:rsidR="00A15253" w:rsidRPr="00725EC0">
        <w:rPr>
          <w:rFonts w:ascii="Arial" w:hAnsi="Arial" w:cs="Arial"/>
          <w:sz w:val="24"/>
          <w:szCs w:val="24"/>
        </w:rPr>
        <w:t xml:space="preserve">iii) el diseño y estimación de la muestra en distintos tipos de unidades; </w:t>
      </w:r>
      <w:r w:rsidR="00C67032" w:rsidRPr="00725EC0">
        <w:rPr>
          <w:rFonts w:ascii="Arial" w:hAnsi="Arial" w:cs="Arial"/>
          <w:sz w:val="24"/>
          <w:szCs w:val="24"/>
        </w:rPr>
        <w:t xml:space="preserve">iv) </w:t>
      </w:r>
      <w:r w:rsidR="009C3E7C" w:rsidRPr="00725EC0">
        <w:rPr>
          <w:rFonts w:ascii="Arial" w:hAnsi="Arial" w:cs="Arial"/>
          <w:sz w:val="24"/>
          <w:szCs w:val="24"/>
        </w:rPr>
        <w:t xml:space="preserve">la distribución de </w:t>
      </w:r>
      <w:r w:rsidR="00092CF0" w:rsidRPr="00725EC0">
        <w:rPr>
          <w:rFonts w:ascii="Arial" w:hAnsi="Arial" w:cs="Arial"/>
          <w:sz w:val="24"/>
          <w:szCs w:val="24"/>
        </w:rPr>
        <w:t>las encuestas</w:t>
      </w:r>
      <w:r w:rsidR="009C3E7C" w:rsidRPr="00725EC0">
        <w:rPr>
          <w:rFonts w:ascii="Arial" w:hAnsi="Arial" w:cs="Arial"/>
          <w:sz w:val="24"/>
          <w:szCs w:val="24"/>
        </w:rPr>
        <w:t xml:space="preserve"> según subregión o tipo de unidad.</w:t>
      </w:r>
      <w:r w:rsidRPr="00725EC0">
        <w:rPr>
          <w:rFonts w:ascii="Arial" w:hAnsi="Arial" w:cs="Arial"/>
          <w:sz w:val="24"/>
          <w:szCs w:val="24"/>
        </w:rPr>
        <w:t xml:space="preserve"> </w:t>
      </w:r>
    </w:p>
    <w:p w14:paraId="47D14FE4" w14:textId="385D14A6" w:rsidR="006E633A" w:rsidRPr="00725EC0" w:rsidRDefault="006E633A" w:rsidP="002D1241">
      <w:pPr>
        <w:pStyle w:val="Ttulo1"/>
        <w:numPr>
          <w:ilvl w:val="0"/>
          <w:numId w:val="9"/>
        </w:numPr>
        <w:spacing w:line="276" w:lineRule="auto"/>
        <w:rPr>
          <w:rFonts w:cs="Arial"/>
          <w:szCs w:val="24"/>
        </w:rPr>
      </w:pPr>
      <w:r w:rsidRPr="00725EC0">
        <w:rPr>
          <w:rFonts w:cs="Arial"/>
          <w:szCs w:val="24"/>
        </w:rPr>
        <w:t>Objetivos</w:t>
      </w:r>
    </w:p>
    <w:p w14:paraId="49A9A788" w14:textId="57AC2280" w:rsidR="006E633A" w:rsidRPr="00725EC0" w:rsidRDefault="006E633A" w:rsidP="002D1241">
      <w:pPr>
        <w:spacing w:line="276" w:lineRule="auto"/>
        <w:jc w:val="both"/>
        <w:rPr>
          <w:rFonts w:ascii="Arial" w:hAnsi="Arial" w:cs="Arial"/>
          <w:sz w:val="24"/>
          <w:szCs w:val="24"/>
          <w:lang w:val="es-CO"/>
        </w:rPr>
      </w:pPr>
      <w:r w:rsidRPr="00725EC0">
        <w:rPr>
          <w:rFonts w:ascii="Arial" w:hAnsi="Arial" w:cs="Arial"/>
          <w:sz w:val="24"/>
          <w:szCs w:val="24"/>
          <w:lang w:val="es-CO"/>
        </w:rPr>
        <w:t xml:space="preserve">En seguimiento a los objetivos generales del </w:t>
      </w:r>
      <w:r w:rsidR="009E75B7" w:rsidRPr="00725EC0">
        <w:rPr>
          <w:rFonts w:ascii="Arial" w:hAnsi="Arial" w:cs="Arial"/>
          <w:sz w:val="24"/>
          <w:szCs w:val="24"/>
          <w:lang w:val="es-CO"/>
        </w:rPr>
        <w:t>PERS</w:t>
      </w:r>
      <w:r w:rsidRPr="00725EC0">
        <w:rPr>
          <w:rFonts w:ascii="Arial" w:hAnsi="Arial" w:cs="Arial"/>
          <w:sz w:val="24"/>
          <w:szCs w:val="24"/>
          <w:lang w:val="es-CO"/>
        </w:rPr>
        <w:t xml:space="preserve"> para el Departamento del Cauca, se establecen los lineamientos para la definición de una muestra representativa a nivel subregional que permita cumplir con los siguientes objetivos:</w:t>
      </w:r>
    </w:p>
    <w:p w14:paraId="0C8CF396" w14:textId="77777777" w:rsidR="006E633A" w:rsidRPr="00725EC0" w:rsidRDefault="006E633A" w:rsidP="002D1241">
      <w:pPr>
        <w:pStyle w:val="Prrafodelista"/>
        <w:numPr>
          <w:ilvl w:val="0"/>
          <w:numId w:val="3"/>
        </w:numPr>
        <w:spacing w:line="276" w:lineRule="auto"/>
        <w:jc w:val="both"/>
        <w:rPr>
          <w:rFonts w:ascii="Arial" w:hAnsi="Arial" w:cs="Arial"/>
          <w:sz w:val="24"/>
          <w:szCs w:val="24"/>
          <w:lang w:val="es-CO"/>
        </w:rPr>
      </w:pPr>
      <w:r w:rsidRPr="00725EC0">
        <w:rPr>
          <w:rFonts w:ascii="Arial" w:hAnsi="Arial" w:cs="Arial"/>
          <w:sz w:val="24"/>
          <w:szCs w:val="24"/>
          <w:lang w:val="es-CO"/>
        </w:rPr>
        <w:t>Caracterizar el consumo básico de energía por uso y fuente en el sector residencial de zonas rurales representativas por medio de información primaria.</w:t>
      </w:r>
    </w:p>
    <w:p w14:paraId="1669798B" w14:textId="4CC44963" w:rsidR="006E633A" w:rsidRPr="00725EC0" w:rsidRDefault="006E633A" w:rsidP="002D1241">
      <w:pPr>
        <w:pStyle w:val="Prrafodelista"/>
        <w:numPr>
          <w:ilvl w:val="0"/>
          <w:numId w:val="3"/>
        </w:numPr>
        <w:spacing w:line="276" w:lineRule="auto"/>
        <w:jc w:val="both"/>
        <w:rPr>
          <w:rFonts w:ascii="Arial" w:hAnsi="Arial" w:cs="Arial"/>
          <w:sz w:val="24"/>
          <w:szCs w:val="24"/>
          <w:lang w:val="es-CO"/>
        </w:rPr>
      </w:pPr>
      <w:r w:rsidRPr="00725EC0">
        <w:rPr>
          <w:rFonts w:ascii="Arial" w:hAnsi="Arial" w:cs="Arial"/>
          <w:sz w:val="24"/>
          <w:szCs w:val="24"/>
          <w:lang w:val="es-CO"/>
        </w:rPr>
        <w:t xml:space="preserve">Caracterizar y analizar las variables socioeconómicas de las </w:t>
      </w:r>
      <w:r w:rsidR="002911B4" w:rsidRPr="00725EC0">
        <w:rPr>
          <w:rFonts w:ascii="Arial" w:hAnsi="Arial" w:cs="Arial"/>
          <w:sz w:val="24"/>
          <w:szCs w:val="24"/>
          <w:lang w:val="es-CO"/>
        </w:rPr>
        <w:t>familias que residen en viviendas de zonas rurales y cabeceras</w:t>
      </w:r>
      <w:r w:rsidR="00A15253" w:rsidRPr="00725EC0">
        <w:rPr>
          <w:rFonts w:ascii="Arial" w:hAnsi="Arial" w:cs="Arial"/>
          <w:sz w:val="24"/>
          <w:szCs w:val="24"/>
          <w:lang w:val="es-CO"/>
        </w:rPr>
        <w:t>, en especial,</w:t>
      </w:r>
      <w:r w:rsidR="002911B4" w:rsidRPr="00725EC0">
        <w:rPr>
          <w:rFonts w:ascii="Arial" w:hAnsi="Arial" w:cs="Arial"/>
          <w:sz w:val="24"/>
          <w:szCs w:val="24"/>
          <w:lang w:val="es-CO"/>
        </w:rPr>
        <w:t xml:space="preserve"> para municipios con </w:t>
      </w:r>
      <w:r w:rsidR="00A15253" w:rsidRPr="00725EC0">
        <w:rPr>
          <w:rFonts w:ascii="Arial" w:hAnsi="Arial" w:cs="Arial"/>
          <w:sz w:val="24"/>
          <w:szCs w:val="24"/>
          <w:lang w:val="es-CO"/>
        </w:rPr>
        <w:t xml:space="preserve">niveles de ruralidad superiores </w:t>
      </w:r>
      <w:r w:rsidR="002911B4" w:rsidRPr="00725EC0">
        <w:rPr>
          <w:rFonts w:ascii="Arial" w:hAnsi="Arial" w:cs="Arial"/>
          <w:sz w:val="24"/>
          <w:szCs w:val="24"/>
          <w:lang w:val="es-CO"/>
        </w:rPr>
        <w:t>al 40%</w:t>
      </w:r>
      <w:r w:rsidRPr="00725EC0">
        <w:rPr>
          <w:rFonts w:ascii="Arial" w:hAnsi="Arial" w:cs="Arial"/>
          <w:sz w:val="24"/>
          <w:szCs w:val="24"/>
          <w:lang w:val="es-CO"/>
        </w:rPr>
        <w:t xml:space="preserve"> </w:t>
      </w:r>
      <w:r w:rsidR="00A15253" w:rsidRPr="00725EC0">
        <w:rPr>
          <w:rFonts w:ascii="Arial" w:hAnsi="Arial" w:cs="Arial"/>
          <w:sz w:val="24"/>
          <w:szCs w:val="24"/>
          <w:lang w:val="es-CO"/>
        </w:rPr>
        <w:t>a partir de</w:t>
      </w:r>
      <w:r w:rsidRPr="00725EC0">
        <w:rPr>
          <w:rFonts w:ascii="Arial" w:hAnsi="Arial" w:cs="Arial"/>
          <w:sz w:val="24"/>
          <w:szCs w:val="24"/>
          <w:lang w:val="es-CO"/>
        </w:rPr>
        <w:t xml:space="preserve"> información obtenida a partir de encuestas primarias e información secundaria.</w:t>
      </w:r>
    </w:p>
    <w:p w14:paraId="676877E0" w14:textId="10DFAFA1" w:rsidR="006E633A" w:rsidRPr="00725EC0" w:rsidRDefault="006E633A" w:rsidP="002D1241">
      <w:pPr>
        <w:pStyle w:val="Prrafodelista"/>
        <w:numPr>
          <w:ilvl w:val="0"/>
          <w:numId w:val="3"/>
        </w:numPr>
        <w:spacing w:line="276" w:lineRule="auto"/>
        <w:jc w:val="both"/>
        <w:rPr>
          <w:rFonts w:ascii="Arial" w:hAnsi="Arial" w:cs="Arial"/>
          <w:sz w:val="24"/>
          <w:szCs w:val="24"/>
          <w:lang w:val="es-CO"/>
        </w:rPr>
      </w:pPr>
      <w:r w:rsidRPr="00725EC0">
        <w:rPr>
          <w:rFonts w:ascii="Arial" w:hAnsi="Arial" w:cs="Arial"/>
          <w:sz w:val="24"/>
          <w:szCs w:val="24"/>
          <w:lang w:val="es-CO"/>
        </w:rPr>
        <w:t xml:space="preserve">Analizar la oferta de recursos energéticos en las </w:t>
      </w:r>
      <w:r w:rsidR="009E1D7A" w:rsidRPr="00725EC0">
        <w:rPr>
          <w:rFonts w:ascii="Arial" w:hAnsi="Arial" w:cs="Arial"/>
          <w:sz w:val="24"/>
          <w:szCs w:val="24"/>
          <w:lang w:val="es-CO"/>
        </w:rPr>
        <w:t>sub</w:t>
      </w:r>
      <w:r w:rsidRPr="00725EC0">
        <w:rPr>
          <w:rFonts w:ascii="Arial" w:hAnsi="Arial" w:cs="Arial"/>
          <w:sz w:val="24"/>
          <w:szCs w:val="24"/>
          <w:lang w:val="es-CO"/>
        </w:rPr>
        <w:t>regiones del departamento del Cauca.</w:t>
      </w:r>
    </w:p>
    <w:p w14:paraId="2DCBB6ED" w14:textId="0F8EA50B" w:rsidR="006E633A" w:rsidRPr="00725EC0" w:rsidRDefault="006E633A" w:rsidP="002D1241">
      <w:pPr>
        <w:pStyle w:val="Prrafodelista"/>
        <w:numPr>
          <w:ilvl w:val="0"/>
          <w:numId w:val="3"/>
        </w:numPr>
        <w:spacing w:line="276" w:lineRule="auto"/>
        <w:jc w:val="both"/>
        <w:rPr>
          <w:rFonts w:ascii="Arial" w:hAnsi="Arial" w:cs="Arial"/>
          <w:sz w:val="24"/>
          <w:szCs w:val="24"/>
          <w:lang w:val="es-CO"/>
        </w:rPr>
      </w:pPr>
      <w:r w:rsidRPr="00725EC0">
        <w:rPr>
          <w:rFonts w:ascii="Arial" w:hAnsi="Arial" w:cs="Arial"/>
          <w:sz w:val="24"/>
          <w:szCs w:val="24"/>
          <w:lang w:val="es-CO"/>
        </w:rPr>
        <w:t>Determinar el consumo básico</w:t>
      </w:r>
      <w:r w:rsidR="002911B4" w:rsidRPr="00725EC0">
        <w:rPr>
          <w:rFonts w:ascii="Arial" w:hAnsi="Arial" w:cs="Arial"/>
          <w:sz w:val="24"/>
          <w:szCs w:val="24"/>
          <w:lang w:val="es-CO"/>
        </w:rPr>
        <w:t xml:space="preserve"> de energía eléctrica</w:t>
      </w:r>
      <w:r w:rsidRPr="00725EC0">
        <w:rPr>
          <w:rFonts w:ascii="Arial" w:hAnsi="Arial" w:cs="Arial"/>
          <w:sz w:val="24"/>
          <w:szCs w:val="24"/>
          <w:lang w:val="es-CO"/>
        </w:rPr>
        <w:t xml:space="preserve"> </w:t>
      </w:r>
      <w:r w:rsidR="002911B4" w:rsidRPr="00725EC0">
        <w:rPr>
          <w:rFonts w:ascii="Arial" w:hAnsi="Arial" w:cs="Arial"/>
          <w:sz w:val="24"/>
          <w:szCs w:val="24"/>
          <w:lang w:val="es-CO"/>
        </w:rPr>
        <w:t>para la</w:t>
      </w:r>
      <w:r w:rsidRPr="00725EC0">
        <w:rPr>
          <w:rFonts w:ascii="Arial" w:hAnsi="Arial" w:cs="Arial"/>
          <w:sz w:val="24"/>
          <w:szCs w:val="24"/>
          <w:lang w:val="es-CO"/>
        </w:rPr>
        <w:t xml:space="preserve"> subsistencia </w:t>
      </w:r>
      <w:r w:rsidR="002911B4" w:rsidRPr="00725EC0">
        <w:rPr>
          <w:rFonts w:ascii="Arial" w:hAnsi="Arial" w:cs="Arial"/>
          <w:sz w:val="24"/>
          <w:szCs w:val="24"/>
          <w:lang w:val="es-CO"/>
        </w:rPr>
        <w:t>del</w:t>
      </w:r>
      <w:r w:rsidRPr="00725EC0">
        <w:rPr>
          <w:rFonts w:ascii="Arial" w:hAnsi="Arial" w:cs="Arial"/>
          <w:sz w:val="24"/>
          <w:szCs w:val="24"/>
          <w:lang w:val="es-CO"/>
        </w:rPr>
        <w:t xml:space="preserve"> sector residencial. </w:t>
      </w:r>
    </w:p>
    <w:p w14:paraId="7B3560CF" w14:textId="656AA97B" w:rsidR="006E633A" w:rsidRPr="00725EC0" w:rsidRDefault="006E633A" w:rsidP="002D1241">
      <w:pPr>
        <w:spacing w:line="276" w:lineRule="auto"/>
        <w:jc w:val="both"/>
        <w:rPr>
          <w:rFonts w:ascii="Arial" w:hAnsi="Arial" w:cs="Arial"/>
          <w:sz w:val="24"/>
          <w:szCs w:val="24"/>
          <w:lang w:val="es-CO"/>
        </w:rPr>
      </w:pPr>
      <w:r w:rsidRPr="00725EC0">
        <w:rPr>
          <w:rFonts w:ascii="Arial" w:hAnsi="Arial" w:cs="Arial"/>
          <w:sz w:val="24"/>
          <w:szCs w:val="24"/>
          <w:lang w:val="es-CO"/>
        </w:rPr>
        <w:t xml:space="preserve">Para fijar e implementar un número de encuestas adecuado en cada municipio y/o </w:t>
      </w:r>
      <w:r w:rsidR="00EC3926" w:rsidRPr="00725EC0">
        <w:rPr>
          <w:rFonts w:ascii="Arial" w:hAnsi="Arial" w:cs="Arial"/>
          <w:sz w:val="24"/>
          <w:szCs w:val="24"/>
          <w:lang w:val="es-CO"/>
        </w:rPr>
        <w:t>sub</w:t>
      </w:r>
      <w:r w:rsidRPr="00725EC0">
        <w:rPr>
          <w:rFonts w:ascii="Arial" w:hAnsi="Arial" w:cs="Arial"/>
          <w:sz w:val="24"/>
          <w:szCs w:val="24"/>
          <w:lang w:val="es-CO"/>
        </w:rPr>
        <w:t xml:space="preserve">región </w:t>
      </w:r>
      <w:r w:rsidR="009C3E7C" w:rsidRPr="00725EC0">
        <w:rPr>
          <w:rFonts w:ascii="Arial" w:hAnsi="Arial" w:cs="Arial"/>
          <w:sz w:val="24"/>
          <w:szCs w:val="24"/>
          <w:lang w:val="es-CO"/>
        </w:rPr>
        <w:t>de acuerdo con</w:t>
      </w:r>
      <w:r w:rsidRPr="00725EC0">
        <w:rPr>
          <w:rFonts w:ascii="Arial" w:hAnsi="Arial" w:cs="Arial"/>
          <w:sz w:val="24"/>
          <w:szCs w:val="24"/>
          <w:lang w:val="es-CO"/>
        </w:rPr>
        <w:t xml:space="preserve"> sus características de ruralidad y de cobertura energética, se emplearon métodos de muestreo que son ajustados de acuerdo con la experiencia de otros PERS departamentales (Nariño, Putumayo y Cundinamarca).</w:t>
      </w:r>
    </w:p>
    <w:p w14:paraId="6E0ED260" w14:textId="3A2A341F" w:rsidR="006E633A" w:rsidRPr="00725EC0" w:rsidRDefault="006E633A" w:rsidP="002D1241">
      <w:pPr>
        <w:pStyle w:val="Ttulo1"/>
        <w:numPr>
          <w:ilvl w:val="0"/>
          <w:numId w:val="9"/>
        </w:numPr>
        <w:spacing w:line="276" w:lineRule="auto"/>
        <w:rPr>
          <w:rFonts w:cs="Arial"/>
          <w:szCs w:val="24"/>
        </w:rPr>
      </w:pPr>
      <w:r w:rsidRPr="00725EC0">
        <w:rPr>
          <w:rFonts w:cs="Arial"/>
          <w:szCs w:val="24"/>
        </w:rPr>
        <w:lastRenderedPageBreak/>
        <w:t>Marco muestral</w:t>
      </w:r>
    </w:p>
    <w:p w14:paraId="2E02FB0D" w14:textId="0D0CDCFB" w:rsidR="00D817B5" w:rsidRPr="00725EC0" w:rsidRDefault="00A03FAC" w:rsidP="002D1241">
      <w:pPr>
        <w:spacing w:line="276" w:lineRule="auto"/>
        <w:jc w:val="both"/>
        <w:rPr>
          <w:rFonts w:ascii="Arial" w:hAnsi="Arial" w:cs="Arial"/>
          <w:sz w:val="24"/>
          <w:szCs w:val="24"/>
        </w:rPr>
      </w:pPr>
      <w:r w:rsidRPr="00725EC0">
        <w:rPr>
          <w:rFonts w:ascii="Arial" w:hAnsi="Arial" w:cs="Arial"/>
          <w:sz w:val="24"/>
          <w:szCs w:val="24"/>
        </w:rPr>
        <w:t xml:space="preserve">Para la definición del número adecuado de encuestas </w:t>
      </w:r>
      <w:r w:rsidR="006836AB" w:rsidRPr="00725EC0">
        <w:rPr>
          <w:rFonts w:ascii="Arial" w:hAnsi="Arial" w:cs="Arial"/>
          <w:sz w:val="24"/>
          <w:szCs w:val="24"/>
        </w:rPr>
        <w:t>que permitan inferir sobre las</w:t>
      </w:r>
      <w:r w:rsidRPr="00725EC0">
        <w:rPr>
          <w:rFonts w:ascii="Arial" w:hAnsi="Arial" w:cs="Arial"/>
          <w:sz w:val="24"/>
          <w:szCs w:val="24"/>
        </w:rPr>
        <w:t xml:space="preserve"> características de </w:t>
      </w:r>
      <w:r w:rsidR="006836AB" w:rsidRPr="00725EC0">
        <w:rPr>
          <w:rFonts w:ascii="Arial" w:hAnsi="Arial" w:cs="Arial"/>
          <w:sz w:val="24"/>
          <w:szCs w:val="24"/>
        </w:rPr>
        <w:t>uso y consumo</w:t>
      </w:r>
      <w:r w:rsidRPr="00725EC0">
        <w:rPr>
          <w:rFonts w:ascii="Arial" w:hAnsi="Arial" w:cs="Arial"/>
          <w:sz w:val="24"/>
          <w:szCs w:val="24"/>
        </w:rPr>
        <w:t xml:space="preserve"> de energía eléctrica en las viviendas</w:t>
      </w:r>
      <w:r w:rsidR="006836AB" w:rsidRPr="00725EC0">
        <w:rPr>
          <w:rFonts w:ascii="Arial" w:hAnsi="Arial" w:cs="Arial"/>
          <w:sz w:val="24"/>
          <w:szCs w:val="24"/>
        </w:rPr>
        <w:t xml:space="preserve"> rurales y/o cabeceras municipales</w:t>
      </w:r>
      <w:r w:rsidRPr="00725EC0">
        <w:rPr>
          <w:rFonts w:ascii="Arial" w:hAnsi="Arial" w:cs="Arial"/>
          <w:sz w:val="24"/>
          <w:szCs w:val="24"/>
        </w:rPr>
        <w:t xml:space="preserve"> del departamento del Cauca</w:t>
      </w:r>
      <w:r w:rsidR="00A15253" w:rsidRPr="00725EC0">
        <w:rPr>
          <w:rFonts w:ascii="Arial" w:hAnsi="Arial" w:cs="Arial"/>
          <w:sz w:val="24"/>
          <w:szCs w:val="24"/>
        </w:rPr>
        <w:t>, así como unidades no residenciales</w:t>
      </w:r>
      <w:r w:rsidR="0054105D" w:rsidRPr="00725EC0">
        <w:rPr>
          <w:rFonts w:ascii="Arial" w:hAnsi="Arial" w:cs="Arial"/>
          <w:sz w:val="24"/>
          <w:szCs w:val="24"/>
        </w:rPr>
        <w:t xml:space="preserve">, </w:t>
      </w:r>
      <w:r w:rsidR="00A13363" w:rsidRPr="00725EC0">
        <w:rPr>
          <w:rFonts w:ascii="Arial" w:hAnsi="Arial" w:cs="Arial"/>
          <w:sz w:val="24"/>
          <w:szCs w:val="24"/>
        </w:rPr>
        <w:t xml:space="preserve">se emplearon múltiples fuentes de información que permitieran </w:t>
      </w:r>
      <w:r w:rsidR="00D817B5" w:rsidRPr="00725EC0">
        <w:rPr>
          <w:rFonts w:ascii="Arial" w:hAnsi="Arial" w:cs="Arial"/>
          <w:sz w:val="24"/>
          <w:szCs w:val="24"/>
        </w:rPr>
        <w:t xml:space="preserve">tener una idea del comportamiento de los parámetros poblacionales de algunos indicadores claves sobre el tema. El siguiente esquema resume las </w:t>
      </w:r>
      <w:r w:rsidR="00A15253" w:rsidRPr="00725EC0">
        <w:rPr>
          <w:rFonts w:ascii="Arial" w:hAnsi="Arial" w:cs="Arial"/>
          <w:sz w:val="24"/>
          <w:szCs w:val="24"/>
        </w:rPr>
        <w:t xml:space="preserve">principales </w:t>
      </w:r>
      <w:r w:rsidR="00D817B5" w:rsidRPr="00725EC0">
        <w:rPr>
          <w:rFonts w:ascii="Arial" w:hAnsi="Arial" w:cs="Arial"/>
          <w:sz w:val="24"/>
          <w:szCs w:val="24"/>
        </w:rPr>
        <w:t xml:space="preserve">fuentes </w:t>
      </w:r>
      <w:r w:rsidR="002911B4" w:rsidRPr="00725EC0">
        <w:rPr>
          <w:rFonts w:ascii="Arial" w:hAnsi="Arial" w:cs="Arial"/>
          <w:sz w:val="24"/>
          <w:szCs w:val="24"/>
        </w:rPr>
        <w:t>de información y las metodologías empleadas</w:t>
      </w:r>
      <w:r w:rsidR="00D817B5" w:rsidRPr="00725EC0">
        <w:rPr>
          <w:rFonts w:ascii="Arial" w:hAnsi="Arial" w:cs="Arial"/>
          <w:sz w:val="24"/>
          <w:szCs w:val="24"/>
        </w:rPr>
        <w:t xml:space="preserve"> para la estimación y asignación de la muestra por distintas unidades de desagregación</w:t>
      </w:r>
      <w:r w:rsidR="00A15253" w:rsidRPr="00725EC0">
        <w:rPr>
          <w:rFonts w:ascii="Arial" w:hAnsi="Arial" w:cs="Arial"/>
          <w:sz w:val="24"/>
          <w:szCs w:val="24"/>
        </w:rPr>
        <w:t xml:space="preserve"> (viviendas, establecimientos comerciales, industriales e institucionales)</w:t>
      </w:r>
      <w:r w:rsidR="00D817B5" w:rsidRPr="00725EC0">
        <w:rPr>
          <w:rFonts w:ascii="Arial" w:hAnsi="Arial" w:cs="Arial"/>
          <w:sz w:val="24"/>
          <w:szCs w:val="24"/>
        </w:rPr>
        <w:t xml:space="preserve">. </w:t>
      </w:r>
    </w:p>
    <w:p w14:paraId="7E41BF45" w14:textId="2864F5F7" w:rsidR="00D817B5" w:rsidRPr="00725EC0" w:rsidRDefault="00D817B5" w:rsidP="002D1241">
      <w:pPr>
        <w:pStyle w:val="Descripcin"/>
        <w:spacing w:line="276" w:lineRule="auto"/>
        <w:jc w:val="center"/>
        <w:rPr>
          <w:rFonts w:ascii="Arial" w:hAnsi="Arial" w:cs="Arial"/>
          <w:sz w:val="24"/>
          <w:szCs w:val="24"/>
        </w:rPr>
      </w:pPr>
      <w:r w:rsidRPr="00725EC0">
        <w:rPr>
          <w:rFonts w:ascii="Arial" w:hAnsi="Arial" w:cs="Arial"/>
          <w:sz w:val="24"/>
          <w:szCs w:val="24"/>
        </w:rPr>
        <w:t xml:space="preserve">Esquema </w:t>
      </w:r>
      <w:r w:rsidR="00737C3C" w:rsidRPr="00725EC0">
        <w:rPr>
          <w:rFonts w:ascii="Arial" w:hAnsi="Arial" w:cs="Arial"/>
          <w:noProof/>
          <w:sz w:val="24"/>
          <w:szCs w:val="24"/>
        </w:rPr>
        <w:fldChar w:fldCharType="begin"/>
      </w:r>
      <w:r w:rsidR="00737C3C" w:rsidRPr="00725EC0">
        <w:rPr>
          <w:rFonts w:ascii="Arial" w:hAnsi="Arial" w:cs="Arial"/>
          <w:noProof/>
          <w:sz w:val="24"/>
          <w:szCs w:val="24"/>
        </w:rPr>
        <w:instrText xml:space="preserve"> SEQ Esquema \* ARABIC </w:instrText>
      </w:r>
      <w:r w:rsidR="00737C3C" w:rsidRPr="00725EC0">
        <w:rPr>
          <w:rFonts w:ascii="Arial" w:hAnsi="Arial" w:cs="Arial"/>
          <w:noProof/>
          <w:sz w:val="24"/>
          <w:szCs w:val="24"/>
        </w:rPr>
        <w:fldChar w:fldCharType="separate"/>
      </w:r>
      <w:r w:rsidR="007334CB" w:rsidRPr="00725EC0">
        <w:rPr>
          <w:rFonts w:ascii="Arial" w:hAnsi="Arial" w:cs="Arial"/>
          <w:noProof/>
          <w:sz w:val="24"/>
          <w:szCs w:val="24"/>
        </w:rPr>
        <w:t>1</w:t>
      </w:r>
      <w:r w:rsidR="00737C3C" w:rsidRPr="00725EC0">
        <w:rPr>
          <w:rFonts w:ascii="Arial" w:hAnsi="Arial" w:cs="Arial"/>
          <w:noProof/>
          <w:sz w:val="24"/>
          <w:szCs w:val="24"/>
        </w:rPr>
        <w:fldChar w:fldCharType="end"/>
      </w:r>
      <w:r w:rsidRPr="00725EC0">
        <w:rPr>
          <w:rFonts w:ascii="Arial" w:hAnsi="Arial" w:cs="Arial"/>
          <w:sz w:val="24"/>
          <w:szCs w:val="24"/>
        </w:rPr>
        <w:t>. Fuentes de información para el marco muestral del PERS Cauca</w:t>
      </w:r>
    </w:p>
    <w:p w14:paraId="71D7C819" w14:textId="492A4DDA" w:rsidR="00D817B5" w:rsidRPr="00725EC0" w:rsidRDefault="00D817B5" w:rsidP="00593F6F">
      <w:pPr>
        <w:spacing w:line="276" w:lineRule="auto"/>
        <w:jc w:val="center"/>
        <w:rPr>
          <w:rFonts w:ascii="Arial" w:hAnsi="Arial" w:cs="Arial"/>
          <w:sz w:val="24"/>
          <w:szCs w:val="24"/>
        </w:rPr>
      </w:pPr>
      <w:r w:rsidRPr="00725EC0">
        <w:rPr>
          <w:rFonts w:ascii="Arial" w:hAnsi="Arial" w:cs="Arial"/>
          <w:noProof/>
          <w:sz w:val="24"/>
          <w:szCs w:val="24"/>
          <w:lang w:val="es-CO" w:eastAsia="es-CO"/>
        </w:rPr>
        <w:drawing>
          <wp:inline distT="0" distB="0" distL="0" distR="0" wp14:anchorId="6C8B943F" wp14:editId="13FEFDD8">
            <wp:extent cx="5486400" cy="3067050"/>
            <wp:effectExtent l="0" t="0" r="127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r w:rsidRPr="00725EC0">
        <w:rPr>
          <w:rFonts w:ascii="Arial" w:hAnsi="Arial" w:cs="Arial"/>
          <w:sz w:val="20"/>
          <w:szCs w:val="20"/>
        </w:rPr>
        <w:t>Fuente: Elaboración PERS_CAUCA</w:t>
      </w:r>
    </w:p>
    <w:p w14:paraId="453DA9F0" w14:textId="4DB7A083" w:rsidR="007B2D94" w:rsidRPr="00725EC0" w:rsidRDefault="00D711BA" w:rsidP="002D1241">
      <w:pPr>
        <w:spacing w:line="276" w:lineRule="auto"/>
        <w:jc w:val="both"/>
        <w:rPr>
          <w:rFonts w:ascii="Arial" w:hAnsi="Arial" w:cs="Arial"/>
          <w:sz w:val="24"/>
          <w:szCs w:val="24"/>
          <w:lang w:val="es-CO"/>
        </w:rPr>
      </w:pPr>
      <w:r w:rsidRPr="00725EC0">
        <w:rPr>
          <w:rFonts w:ascii="Arial" w:hAnsi="Arial" w:cs="Arial"/>
          <w:sz w:val="24"/>
          <w:szCs w:val="24"/>
          <w:lang w:val="es-CO"/>
        </w:rPr>
        <w:t xml:space="preserve">La información de las distintas fuentes de información se analizará de manera detallada en este documento, sin embargo, de manera a priori es importante precisar que </w:t>
      </w:r>
      <w:r w:rsidR="009C3E7C" w:rsidRPr="00725EC0">
        <w:rPr>
          <w:rFonts w:ascii="Arial" w:hAnsi="Arial" w:cs="Arial"/>
          <w:sz w:val="24"/>
          <w:szCs w:val="24"/>
          <w:lang w:val="es-CO"/>
        </w:rPr>
        <w:t xml:space="preserve">de acuerdo con fuentes de información secundarias (DANE y SUI) </w:t>
      </w:r>
      <w:r w:rsidR="00A15253" w:rsidRPr="00725EC0">
        <w:rPr>
          <w:rFonts w:ascii="Arial" w:hAnsi="Arial" w:cs="Arial"/>
          <w:sz w:val="24"/>
          <w:szCs w:val="24"/>
          <w:lang w:val="es-CO"/>
        </w:rPr>
        <w:t xml:space="preserve">y debido a la heterogeneidad socioeconómica del departamento muy probablemente se tendrán </w:t>
      </w:r>
      <w:r w:rsidRPr="00725EC0">
        <w:rPr>
          <w:rFonts w:ascii="Arial" w:hAnsi="Arial" w:cs="Arial"/>
          <w:sz w:val="24"/>
          <w:szCs w:val="24"/>
          <w:lang w:val="es-CO"/>
        </w:rPr>
        <w:t xml:space="preserve">comportamientos </w:t>
      </w:r>
      <w:r w:rsidR="007B2D94" w:rsidRPr="00725EC0">
        <w:rPr>
          <w:rFonts w:ascii="Arial" w:hAnsi="Arial" w:cs="Arial"/>
          <w:sz w:val="24"/>
          <w:szCs w:val="24"/>
          <w:lang w:val="es-CO"/>
        </w:rPr>
        <w:t xml:space="preserve">territoriales </w:t>
      </w:r>
      <w:r w:rsidRPr="00725EC0">
        <w:rPr>
          <w:rFonts w:ascii="Arial" w:hAnsi="Arial" w:cs="Arial"/>
          <w:sz w:val="24"/>
          <w:szCs w:val="24"/>
          <w:lang w:val="es-CO"/>
        </w:rPr>
        <w:t>no homogéneos</w:t>
      </w:r>
      <w:r w:rsidR="002911B4" w:rsidRPr="00725EC0">
        <w:rPr>
          <w:rFonts w:ascii="Arial" w:hAnsi="Arial" w:cs="Arial"/>
          <w:sz w:val="24"/>
          <w:szCs w:val="24"/>
          <w:lang w:val="es-CO"/>
        </w:rPr>
        <w:t xml:space="preserve"> en </w:t>
      </w:r>
      <w:r w:rsidR="00A15253" w:rsidRPr="00725EC0">
        <w:rPr>
          <w:rFonts w:ascii="Arial" w:hAnsi="Arial" w:cs="Arial"/>
          <w:sz w:val="24"/>
          <w:szCs w:val="24"/>
          <w:lang w:val="es-CO"/>
        </w:rPr>
        <w:t>las unidades de referencia</w:t>
      </w:r>
      <w:r w:rsidR="002911B4" w:rsidRPr="00725EC0">
        <w:rPr>
          <w:rFonts w:ascii="Arial" w:hAnsi="Arial" w:cs="Arial"/>
          <w:sz w:val="24"/>
          <w:szCs w:val="24"/>
          <w:lang w:val="es-CO"/>
        </w:rPr>
        <w:t xml:space="preserve"> con respecto a los consumos y acceso a energía eléctrica</w:t>
      </w:r>
      <w:r w:rsidR="00280312" w:rsidRPr="00725EC0">
        <w:rPr>
          <w:rFonts w:ascii="Arial" w:hAnsi="Arial" w:cs="Arial"/>
          <w:sz w:val="24"/>
          <w:szCs w:val="24"/>
          <w:lang w:val="es-CO"/>
        </w:rPr>
        <w:t>.</w:t>
      </w:r>
    </w:p>
    <w:p w14:paraId="517686D2" w14:textId="00634FC8" w:rsidR="00F2175E" w:rsidRPr="00725EC0" w:rsidRDefault="00F2175E" w:rsidP="002D1241">
      <w:pPr>
        <w:spacing w:line="276" w:lineRule="auto"/>
        <w:jc w:val="both"/>
        <w:rPr>
          <w:rFonts w:ascii="Arial" w:hAnsi="Arial" w:cs="Arial"/>
          <w:sz w:val="24"/>
          <w:szCs w:val="24"/>
          <w:lang w:val="es-CO"/>
        </w:rPr>
      </w:pPr>
      <w:r w:rsidRPr="00725EC0">
        <w:rPr>
          <w:rFonts w:ascii="Arial" w:hAnsi="Arial" w:cs="Arial"/>
          <w:sz w:val="24"/>
          <w:szCs w:val="24"/>
          <w:lang w:val="es-CO"/>
        </w:rPr>
        <w:t xml:space="preserve">La definición del marco muestral para distintas unidades residenciales y no residenciales se realizó en dos procesos diferentes, debido a que el Censo de Población y Vivienda 2018, no contempla unidades con fines comerciales y </w:t>
      </w:r>
      <w:r w:rsidRPr="00725EC0">
        <w:rPr>
          <w:rFonts w:ascii="Arial" w:hAnsi="Arial" w:cs="Arial"/>
          <w:sz w:val="24"/>
          <w:szCs w:val="24"/>
          <w:lang w:val="es-CO"/>
        </w:rPr>
        <w:lastRenderedPageBreak/>
        <w:t>económicos</w:t>
      </w:r>
      <w:r w:rsidRPr="00725EC0">
        <w:rPr>
          <w:rStyle w:val="Refdenotaalpie"/>
          <w:rFonts w:ascii="Arial" w:hAnsi="Arial" w:cs="Arial"/>
          <w:sz w:val="24"/>
          <w:szCs w:val="24"/>
          <w:lang w:val="es-CO"/>
        </w:rPr>
        <w:footnoteReference w:id="2"/>
      </w:r>
      <w:r w:rsidRPr="00725EC0">
        <w:rPr>
          <w:rFonts w:ascii="Arial" w:hAnsi="Arial" w:cs="Arial"/>
          <w:sz w:val="24"/>
          <w:szCs w:val="24"/>
          <w:lang w:val="es-CO"/>
        </w:rPr>
        <w:t xml:space="preserve">. </w:t>
      </w:r>
      <w:r w:rsidR="00997DA1" w:rsidRPr="00725EC0">
        <w:rPr>
          <w:rFonts w:ascii="Arial" w:hAnsi="Arial" w:cs="Arial"/>
          <w:sz w:val="24"/>
          <w:szCs w:val="24"/>
          <w:lang w:val="es-CO"/>
        </w:rPr>
        <w:t xml:space="preserve">Para el análisis de unidades comerciales, industriales e institucionales se consideró </w:t>
      </w:r>
      <w:r w:rsidR="00586996" w:rsidRPr="00725EC0">
        <w:rPr>
          <w:rFonts w:ascii="Arial" w:hAnsi="Arial" w:cs="Arial"/>
          <w:sz w:val="24"/>
          <w:szCs w:val="24"/>
          <w:lang w:val="es-CO"/>
        </w:rPr>
        <w:t>l</w:t>
      </w:r>
      <w:r w:rsidR="00997DA1" w:rsidRPr="00725EC0">
        <w:rPr>
          <w:rFonts w:ascii="Arial" w:hAnsi="Arial" w:cs="Arial"/>
          <w:sz w:val="24"/>
          <w:szCs w:val="24"/>
          <w:lang w:val="es-CO"/>
        </w:rPr>
        <w:t>a información del Sistema Único de Información (SUI), instrumento que permite aproximarse a la distribución, número de unidades suscriptas, niveles de consumo y otras características del sector de servicios públicos domiciliarios del país. Para las viviendas residencial</w:t>
      </w:r>
      <w:r w:rsidR="007B2D94" w:rsidRPr="00725EC0">
        <w:rPr>
          <w:rFonts w:ascii="Arial" w:hAnsi="Arial" w:cs="Arial"/>
          <w:sz w:val="24"/>
          <w:szCs w:val="24"/>
          <w:lang w:val="es-CO"/>
        </w:rPr>
        <w:t>es</w:t>
      </w:r>
      <w:r w:rsidR="00997DA1" w:rsidRPr="00725EC0">
        <w:rPr>
          <w:rFonts w:ascii="Arial" w:hAnsi="Arial" w:cs="Arial"/>
          <w:sz w:val="24"/>
          <w:szCs w:val="24"/>
          <w:lang w:val="es-CO"/>
        </w:rPr>
        <w:t xml:space="preserve"> el insumo clave fue la información del Censo de Población y Vivienda 2018, misma que fue apoyada por las Proyecciones de la Población instrumentos sociodemográficos y socioeconómicos publicados por el Departamento Administrativo Nacional de Estadística (DANE).</w:t>
      </w:r>
    </w:p>
    <w:p w14:paraId="7CF866D9" w14:textId="24902D8A" w:rsidR="00586996" w:rsidRPr="00725EC0" w:rsidRDefault="00586996" w:rsidP="002D1241">
      <w:pPr>
        <w:spacing w:line="276" w:lineRule="auto"/>
        <w:jc w:val="both"/>
        <w:rPr>
          <w:rFonts w:ascii="Arial" w:hAnsi="Arial" w:cs="Arial"/>
          <w:sz w:val="24"/>
          <w:szCs w:val="24"/>
          <w:lang w:val="es-CO"/>
        </w:rPr>
      </w:pPr>
      <w:r w:rsidRPr="00725EC0">
        <w:rPr>
          <w:rFonts w:ascii="Arial" w:hAnsi="Arial" w:cs="Arial"/>
          <w:sz w:val="24"/>
          <w:szCs w:val="24"/>
          <w:lang w:val="es-CO"/>
        </w:rPr>
        <w:t>De acuerdo con los objetivos del PERS y las limitaciones de cada fuente de información, para definir el marco y diseño muestral se dio prioridad a las unidades residenciales, es decir, en este caso la técnica de muestreo contempló estratos y conglomerados que permitieran inferir para el total del departamento y también para distintas demarcaciones territoriales. Para la inferencia de las unidades no residenciales se utilizaron técnicas de muestreo que permitieran describir el comportamiento de los establecimientos comerciales, institucionales e industriales a nivel departamental. Los análisis que se realizan para estos sectores por subregiones se presentan como una guía para el levantamiento de información en el trabajo de campo.</w:t>
      </w:r>
    </w:p>
    <w:p w14:paraId="66F3BC01" w14:textId="32992A01" w:rsidR="00E107B2" w:rsidRPr="00725EC0" w:rsidRDefault="00E107B2" w:rsidP="002D1241">
      <w:pPr>
        <w:spacing w:line="276" w:lineRule="auto"/>
        <w:jc w:val="both"/>
        <w:rPr>
          <w:rFonts w:ascii="Arial" w:hAnsi="Arial" w:cs="Arial"/>
          <w:sz w:val="24"/>
          <w:szCs w:val="24"/>
          <w:lang w:val="es-CO"/>
        </w:rPr>
      </w:pPr>
      <w:r w:rsidRPr="00725EC0">
        <w:rPr>
          <w:rFonts w:ascii="Arial" w:hAnsi="Arial" w:cs="Arial"/>
          <w:sz w:val="24"/>
          <w:szCs w:val="24"/>
          <w:lang w:val="es-CO"/>
        </w:rPr>
        <w:t>Además, una de las características de las fuentes empleadas para los marcos muestrales es que permiten obtener información a nivel municipal, sin embargo, si se quisiera obtener indicadores representativos sobre el uso y consumo de energía eléctrica a nivel de las 42 demarcaciones territoriales que integran el departamento se tendría que optar por un tamaño y una asignación de encuestas suficientes para todos los municipios. Este proceso implicaría incrementar los costos de operación para el trabajo de campo, así como el tiempo de levantamiento y tabulación de la información.</w:t>
      </w:r>
    </w:p>
    <w:p w14:paraId="38ED3BC2" w14:textId="0BF75109" w:rsidR="00E107B2" w:rsidRDefault="00E107B2" w:rsidP="002D1241">
      <w:pPr>
        <w:spacing w:line="276" w:lineRule="auto"/>
        <w:jc w:val="both"/>
        <w:rPr>
          <w:rFonts w:ascii="Arial" w:hAnsi="Arial" w:cs="Arial"/>
          <w:sz w:val="24"/>
          <w:szCs w:val="24"/>
          <w:lang w:val="es-CO"/>
        </w:rPr>
      </w:pPr>
      <w:r w:rsidRPr="00725EC0">
        <w:rPr>
          <w:rFonts w:ascii="Arial" w:hAnsi="Arial" w:cs="Arial"/>
          <w:sz w:val="24"/>
          <w:szCs w:val="24"/>
          <w:lang w:val="es-CO"/>
        </w:rPr>
        <w:t xml:space="preserve">Por lo tanto, la estrategia metodológica para contemplar la heterogeneidad del departamento en cuánto a la cobertura y consumo de energía eléctrica fue considerar </w:t>
      </w:r>
      <w:r w:rsidR="003F70AD" w:rsidRPr="00725EC0">
        <w:rPr>
          <w:rFonts w:ascii="Arial" w:hAnsi="Arial" w:cs="Arial"/>
          <w:sz w:val="24"/>
          <w:szCs w:val="24"/>
          <w:lang w:val="es-CO"/>
        </w:rPr>
        <w:t>la información a nivel municipal para estimar las medidas de heterogeneidad con respecto al tema de interés</w:t>
      </w:r>
      <w:r w:rsidR="000B603F" w:rsidRPr="00725EC0">
        <w:rPr>
          <w:rFonts w:ascii="Arial" w:hAnsi="Arial" w:cs="Arial"/>
          <w:sz w:val="24"/>
          <w:szCs w:val="24"/>
          <w:lang w:val="es-CO"/>
        </w:rPr>
        <w:t>,</w:t>
      </w:r>
      <w:r w:rsidR="00586996" w:rsidRPr="00725EC0">
        <w:rPr>
          <w:rFonts w:ascii="Arial" w:hAnsi="Arial" w:cs="Arial"/>
          <w:sz w:val="24"/>
          <w:szCs w:val="24"/>
          <w:lang w:val="es-CO"/>
        </w:rPr>
        <w:t xml:space="preserve"> que permitieron estimar los tamaños muestrales</w:t>
      </w:r>
      <w:r w:rsidR="005E533C" w:rsidRPr="00725EC0">
        <w:rPr>
          <w:rFonts w:ascii="Arial" w:hAnsi="Arial" w:cs="Arial"/>
          <w:sz w:val="24"/>
          <w:szCs w:val="24"/>
          <w:lang w:val="es-CO"/>
        </w:rPr>
        <w:t>;</w:t>
      </w:r>
      <w:r w:rsidR="003F70AD" w:rsidRPr="00725EC0">
        <w:rPr>
          <w:rFonts w:ascii="Arial" w:hAnsi="Arial" w:cs="Arial"/>
          <w:sz w:val="24"/>
          <w:szCs w:val="24"/>
          <w:lang w:val="es-CO"/>
        </w:rPr>
        <w:t xml:space="preserve"> y </w:t>
      </w:r>
      <w:r w:rsidRPr="00725EC0">
        <w:rPr>
          <w:rFonts w:ascii="Arial" w:hAnsi="Arial" w:cs="Arial"/>
          <w:sz w:val="24"/>
          <w:szCs w:val="24"/>
          <w:lang w:val="es-CO"/>
        </w:rPr>
        <w:t xml:space="preserve">para la distribución </w:t>
      </w:r>
      <w:r w:rsidR="003F70AD" w:rsidRPr="00725EC0">
        <w:rPr>
          <w:rFonts w:ascii="Arial" w:hAnsi="Arial" w:cs="Arial"/>
          <w:sz w:val="24"/>
          <w:szCs w:val="24"/>
          <w:lang w:val="es-CO"/>
        </w:rPr>
        <w:t xml:space="preserve">de las encuestas y definición de los factores de expansión se contemplaron las subregiones </w:t>
      </w:r>
      <w:r w:rsidRPr="00725EC0">
        <w:rPr>
          <w:rFonts w:ascii="Arial" w:hAnsi="Arial" w:cs="Arial"/>
          <w:sz w:val="24"/>
          <w:szCs w:val="24"/>
          <w:lang w:val="es-CO"/>
        </w:rPr>
        <w:t>que agrupan los municipios por cuestiones geográfic</w:t>
      </w:r>
      <w:r w:rsidR="00586996" w:rsidRPr="00725EC0">
        <w:rPr>
          <w:rFonts w:ascii="Arial" w:hAnsi="Arial" w:cs="Arial"/>
          <w:sz w:val="24"/>
          <w:szCs w:val="24"/>
          <w:lang w:val="es-CO"/>
        </w:rPr>
        <w:t>a</w:t>
      </w:r>
      <w:r w:rsidRPr="00725EC0">
        <w:rPr>
          <w:rFonts w:ascii="Arial" w:hAnsi="Arial" w:cs="Arial"/>
          <w:sz w:val="24"/>
          <w:szCs w:val="24"/>
          <w:lang w:val="es-CO"/>
        </w:rPr>
        <w:t xml:space="preserve">s y por lineamientos definidos por los órganos de planeación departamental como la Gobernación (Tabla 1). </w:t>
      </w:r>
    </w:p>
    <w:p w14:paraId="507637A8" w14:textId="77777777" w:rsidR="006242D6" w:rsidRPr="00725EC0" w:rsidRDefault="006242D6" w:rsidP="002D1241">
      <w:pPr>
        <w:spacing w:line="276" w:lineRule="auto"/>
        <w:jc w:val="both"/>
        <w:rPr>
          <w:rFonts w:ascii="Arial" w:hAnsi="Arial" w:cs="Arial"/>
          <w:sz w:val="24"/>
          <w:szCs w:val="24"/>
          <w:lang w:val="es-CO"/>
        </w:rPr>
      </w:pPr>
    </w:p>
    <w:p w14:paraId="1AFFDF0B" w14:textId="10146010" w:rsidR="00586996" w:rsidRPr="00725EC0" w:rsidRDefault="00586996" w:rsidP="00586996">
      <w:pPr>
        <w:pStyle w:val="Descripcin"/>
        <w:jc w:val="center"/>
        <w:rPr>
          <w:rFonts w:ascii="Arial" w:hAnsi="Arial" w:cs="Arial"/>
          <w:sz w:val="24"/>
          <w:szCs w:val="24"/>
        </w:rPr>
      </w:pPr>
      <w:r w:rsidRPr="00725EC0">
        <w:rPr>
          <w:rFonts w:ascii="Arial" w:hAnsi="Arial" w:cs="Arial"/>
          <w:sz w:val="24"/>
          <w:szCs w:val="24"/>
        </w:rPr>
        <w:lastRenderedPageBreak/>
        <w:t xml:space="preserve">Tabla </w:t>
      </w:r>
      <w:r w:rsidRPr="00725EC0">
        <w:rPr>
          <w:rFonts w:ascii="Arial" w:hAnsi="Arial" w:cs="Arial"/>
          <w:sz w:val="24"/>
          <w:szCs w:val="24"/>
        </w:rPr>
        <w:fldChar w:fldCharType="begin"/>
      </w:r>
      <w:r w:rsidRPr="00725EC0">
        <w:rPr>
          <w:rFonts w:ascii="Arial" w:hAnsi="Arial" w:cs="Arial"/>
          <w:sz w:val="24"/>
          <w:szCs w:val="24"/>
        </w:rPr>
        <w:instrText xml:space="preserve"> SEQ Tabla \* ARABIC </w:instrText>
      </w:r>
      <w:r w:rsidRPr="00725EC0">
        <w:rPr>
          <w:rFonts w:ascii="Arial" w:hAnsi="Arial" w:cs="Arial"/>
          <w:sz w:val="24"/>
          <w:szCs w:val="24"/>
        </w:rPr>
        <w:fldChar w:fldCharType="separate"/>
      </w:r>
      <w:r w:rsidR="0083112C" w:rsidRPr="00725EC0">
        <w:rPr>
          <w:rFonts w:ascii="Arial" w:hAnsi="Arial" w:cs="Arial"/>
          <w:noProof/>
          <w:sz w:val="24"/>
          <w:szCs w:val="24"/>
        </w:rPr>
        <w:t>1</w:t>
      </w:r>
      <w:r w:rsidRPr="00725EC0">
        <w:rPr>
          <w:rFonts w:ascii="Arial" w:hAnsi="Arial" w:cs="Arial"/>
          <w:sz w:val="24"/>
          <w:szCs w:val="24"/>
        </w:rPr>
        <w:fldChar w:fldCharType="end"/>
      </w:r>
      <w:r w:rsidRPr="00725EC0">
        <w:rPr>
          <w:rFonts w:ascii="Arial" w:hAnsi="Arial" w:cs="Arial"/>
          <w:sz w:val="24"/>
          <w:szCs w:val="24"/>
        </w:rPr>
        <w:t>. Subregiones del Departamento del Cauca</w:t>
      </w:r>
    </w:p>
    <w:tbl>
      <w:tblPr>
        <w:tblStyle w:val="Tablaconcuadrcula"/>
        <w:tblW w:w="0" w:type="auto"/>
        <w:tblLook w:val="04A0" w:firstRow="1" w:lastRow="0" w:firstColumn="1" w:lastColumn="0" w:noHBand="0" w:noVBand="1"/>
      </w:tblPr>
      <w:tblGrid>
        <w:gridCol w:w="4414"/>
        <w:gridCol w:w="4414"/>
      </w:tblGrid>
      <w:tr w:rsidR="003F70AD" w:rsidRPr="00725EC0" w14:paraId="4F6F7D02" w14:textId="77777777" w:rsidTr="003F70AD">
        <w:tc>
          <w:tcPr>
            <w:tcW w:w="4489" w:type="dxa"/>
          </w:tcPr>
          <w:p w14:paraId="36B83ED3" w14:textId="03AD0412" w:rsidR="003F70AD" w:rsidRPr="00725EC0" w:rsidRDefault="003F70AD" w:rsidP="003F70AD">
            <w:pPr>
              <w:spacing w:line="276" w:lineRule="auto"/>
              <w:jc w:val="center"/>
              <w:rPr>
                <w:rFonts w:ascii="Arial" w:hAnsi="Arial" w:cs="Arial"/>
                <w:b/>
                <w:bCs/>
                <w:sz w:val="24"/>
                <w:szCs w:val="24"/>
                <w:lang w:val="es-CO"/>
              </w:rPr>
            </w:pPr>
            <w:r w:rsidRPr="00725EC0">
              <w:rPr>
                <w:rFonts w:ascii="Arial" w:hAnsi="Arial" w:cs="Arial"/>
                <w:b/>
                <w:bCs/>
                <w:sz w:val="24"/>
                <w:szCs w:val="24"/>
                <w:lang w:val="es-CO"/>
              </w:rPr>
              <w:t>Subregión y número de municipios</w:t>
            </w:r>
          </w:p>
        </w:tc>
        <w:tc>
          <w:tcPr>
            <w:tcW w:w="4489" w:type="dxa"/>
          </w:tcPr>
          <w:p w14:paraId="554EE9E3" w14:textId="2E052B51" w:rsidR="003F70AD" w:rsidRPr="00725EC0" w:rsidRDefault="003F70AD" w:rsidP="003F70AD">
            <w:pPr>
              <w:spacing w:line="276" w:lineRule="auto"/>
              <w:jc w:val="center"/>
              <w:rPr>
                <w:rFonts w:ascii="Arial" w:hAnsi="Arial" w:cs="Arial"/>
                <w:b/>
                <w:bCs/>
                <w:sz w:val="24"/>
                <w:szCs w:val="24"/>
                <w:lang w:val="es-CO"/>
              </w:rPr>
            </w:pPr>
            <w:r w:rsidRPr="00725EC0">
              <w:rPr>
                <w:rFonts w:ascii="Arial" w:hAnsi="Arial" w:cs="Arial"/>
                <w:b/>
                <w:bCs/>
                <w:sz w:val="24"/>
                <w:szCs w:val="24"/>
                <w:lang w:val="es-CO"/>
              </w:rPr>
              <w:t>Municipios</w:t>
            </w:r>
          </w:p>
        </w:tc>
      </w:tr>
      <w:tr w:rsidR="003F70AD" w:rsidRPr="00725EC0" w14:paraId="4E2F6B18" w14:textId="77777777" w:rsidTr="003F70AD">
        <w:tc>
          <w:tcPr>
            <w:tcW w:w="4489" w:type="dxa"/>
            <w:vAlign w:val="center"/>
          </w:tcPr>
          <w:p w14:paraId="031BA3E0" w14:textId="49935FF7" w:rsidR="003F70AD" w:rsidRPr="00725EC0" w:rsidRDefault="003F70AD" w:rsidP="003F70AD">
            <w:pPr>
              <w:spacing w:line="276" w:lineRule="auto"/>
              <w:jc w:val="center"/>
              <w:rPr>
                <w:rFonts w:ascii="Arial" w:hAnsi="Arial" w:cs="Arial"/>
                <w:sz w:val="20"/>
                <w:szCs w:val="20"/>
                <w:lang w:val="es-CO"/>
              </w:rPr>
            </w:pPr>
            <w:r w:rsidRPr="00725EC0">
              <w:rPr>
                <w:rFonts w:ascii="Arial" w:hAnsi="Arial" w:cs="Arial"/>
                <w:sz w:val="20"/>
                <w:szCs w:val="20"/>
                <w:lang w:val="es-CO"/>
              </w:rPr>
              <w:t>Bota Caucana (3)</w:t>
            </w:r>
          </w:p>
        </w:tc>
        <w:tc>
          <w:tcPr>
            <w:tcW w:w="4489" w:type="dxa"/>
            <w:vAlign w:val="center"/>
          </w:tcPr>
          <w:p w14:paraId="566A7C4D" w14:textId="3BCAD63B" w:rsidR="003F70AD" w:rsidRPr="00725EC0" w:rsidRDefault="003F70AD" w:rsidP="003F70AD">
            <w:pPr>
              <w:spacing w:line="276" w:lineRule="auto"/>
              <w:jc w:val="center"/>
              <w:rPr>
                <w:rFonts w:ascii="Arial" w:hAnsi="Arial" w:cs="Arial"/>
                <w:sz w:val="20"/>
                <w:szCs w:val="20"/>
                <w:lang w:val="es-CO"/>
              </w:rPr>
            </w:pPr>
            <w:r w:rsidRPr="00725EC0">
              <w:rPr>
                <w:rFonts w:ascii="Arial" w:hAnsi="Arial" w:cs="Arial"/>
                <w:sz w:val="20"/>
                <w:szCs w:val="20"/>
                <w:lang w:val="es-CO"/>
              </w:rPr>
              <w:t>Piamonte, Santa Rosa, San Sebastián</w:t>
            </w:r>
          </w:p>
        </w:tc>
      </w:tr>
      <w:tr w:rsidR="003F70AD" w:rsidRPr="00725EC0" w14:paraId="438E2A52" w14:textId="77777777" w:rsidTr="003F70AD">
        <w:tc>
          <w:tcPr>
            <w:tcW w:w="4489" w:type="dxa"/>
            <w:vAlign w:val="center"/>
          </w:tcPr>
          <w:p w14:paraId="0C2C4F63" w14:textId="02936E70" w:rsidR="003F70AD" w:rsidRPr="00725EC0" w:rsidRDefault="003F70AD" w:rsidP="003F70AD">
            <w:pPr>
              <w:spacing w:line="276" w:lineRule="auto"/>
              <w:jc w:val="center"/>
              <w:rPr>
                <w:rFonts w:ascii="Arial" w:hAnsi="Arial" w:cs="Arial"/>
                <w:sz w:val="20"/>
                <w:szCs w:val="20"/>
                <w:lang w:val="es-CO"/>
              </w:rPr>
            </w:pPr>
            <w:r w:rsidRPr="00725EC0">
              <w:rPr>
                <w:rFonts w:ascii="Arial" w:hAnsi="Arial" w:cs="Arial"/>
                <w:sz w:val="20"/>
                <w:szCs w:val="20"/>
                <w:lang w:val="es-CO"/>
              </w:rPr>
              <w:t>Centro (8)</w:t>
            </w:r>
          </w:p>
        </w:tc>
        <w:tc>
          <w:tcPr>
            <w:tcW w:w="4489" w:type="dxa"/>
            <w:vAlign w:val="center"/>
          </w:tcPr>
          <w:p w14:paraId="1AEE5060" w14:textId="373726F1" w:rsidR="003F70AD" w:rsidRPr="00725EC0" w:rsidRDefault="003F70AD" w:rsidP="003F70AD">
            <w:pPr>
              <w:spacing w:line="276" w:lineRule="auto"/>
              <w:jc w:val="center"/>
              <w:rPr>
                <w:rFonts w:ascii="Arial" w:hAnsi="Arial" w:cs="Arial"/>
                <w:sz w:val="20"/>
                <w:szCs w:val="20"/>
                <w:lang w:val="es-CO"/>
              </w:rPr>
            </w:pPr>
            <w:proofErr w:type="spellStart"/>
            <w:r w:rsidRPr="00725EC0">
              <w:rPr>
                <w:rFonts w:ascii="Arial" w:hAnsi="Arial" w:cs="Arial"/>
                <w:sz w:val="20"/>
                <w:szCs w:val="20"/>
                <w:lang w:val="es-CO"/>
              </w:rPr>
              <w:t>Cajibio</w:t>
            </w:r>
            <w:proofErr w:type="spellEnd"/>
            <w:r w:rsidRPr="00725EC0">
              <w:rPr>
                <w:rFonts w:ascii="Arial" w:hAnsi="Arial" w:cs="Arial"/>
                <w:sz w:val="20"/>
                <w:szCs w:val="20"/>
                <w:lang w:val="es-CO"/>
              </w:rPr>
              <w:t xml:space="preserve">, Morales, </w:t>
            </w:r>
            <w:r w:rsidR="00280312" w:rsidRPr="00725EC0">
              <w:rPr>
                <w:rFonts w:ascii="Arial" w:hAnsi="Arial" w:cs="Arial"/>
                <w:sz w:val="20"/>
                <w:szCs w:val="20"/>
                <w:lang w:val="es-CO"/>
              </w:rPr>
              <w:t xml:space="preserve">Popayán, </w:t>
            </w:r>
            <w:proofErr w:type="spellStart"/>
            <w:r w:rsidR="00280312" w:rsidRPr="00725EC0">
              <w:rPr>
                <w:rFonts w:ascii="Arial" w:hAnsi="Arial" w:cs="Arial"/>
                <w:sz w:val="20"/>
                <w:szCs w:val="20"/>
                <w:lang w:val="es-CO"/>
              </w:rPr>
              <w:t>Piendamó</w:t>
            </w:r>
            <w:proofErr w:type="spellEnd"/>
            <w:r w:rsidR="00280312" w:rsidRPr="00725EC0">
              <w:rPr>
                <w:rFonts w:ascii="Arial" w:hAnsi="Arial" w:cs="Arial"/>
                <w:sz w:val="20"/>
                <w:szCs w:val="20"/>
                <w:lang w:val="es-CO"/>
              </w:rPr>
              <w:t xml:space="preserve">, </w:t>
            </w:r>
            <w:proofErr w:type="spellStart"/>
            <w:r w:rsidR="00280312" w:rsidRPr="00725EC0">
              <w:rPr>
                <w:rFonts w:ascii="Arial" w:hAnsi="Arial" w:cs="Arial"/>
                <w:sz w:val="20"/>
                <w:szCs w:val="20"/>
                <w:lang w:val="es-CO"/>
              </w:rPr>
              <w:t>Puracé</w:t>
            </w:r>
            <w:proofErr w:type="spellEnd"/>
            <w:r w:rsidR="00280312" w:rsidRPr="00725EC0">
              <w:rPr>
                <w:rFonts w:ascii="Arial" w:hAnsi="Arial" w:cs="Arial"/>
                <w:sz w:val="20"/>
                <w:szCs w:val="20"/>
                <w:lang w:val="es-CO"/>
              </w:rPr>
              <w:t xml:space="preserve">, </w:t>
            </w:r>
            <w:proofErr w:type="spellStart"/>
            <w:r w:rsidR="00280312" w:rsidRPr="00725EC0">
              <w:rPr>
                <w:rFonts w:ascii="Arial" w:hAnsi="Arial" w:cs="Arial"/>
                <w:sz w:val="20"/>
                <w:szCs w:val="20"/>
                <w:lang w:val="es-CO"/>
              </w:rPr>
              <w:t>Timbi</w:t>
            </w:r>
            <w:r w:rsidRPr="00725EC0">
              <w:rPr>
                <w:rFonts w:ascii="Arial" w:hAnsi="Arial" w:cs="Arial"/>
                <w:sz w:val="20"/>
                <w:szCs w:val="20"/>
                <w:lang w:val="es-CO"/>
              </w:rPr>
              <w:t>o</w:t>
            </w:r>
            <w:proofErr w:type="spellEnd"/>
            <w:r w:rsidRPr="00725EC0">
              <w:rPr>
                <w:rFonts w:ascii="Arial" w:hAnsi="Arial" w:cs="Arial"/>
                <w:sz w:val="20"/>
                <w:szCs w:val="20"/>
                <w:lang w:val="es-CO"/>
              </w:rPr>
              <w:t>, El Tambo, Silvia</w:t>
            </w:r>
          </w:p>
        </w:tc>
      </w:tr>
      <w:tr w:rsidR="003F70AD" w:rsidRPr="00725EC0" w14:paraId="38E4E61B" w14:textId="77777777" w:rsidTr="003F70AD">
        <w:tc>
          <w:tcPr>
            <w:tcW w:w="4489" w:type="dxa"/>
            <w:vAlign w:val="center"/>
          </w:tcPr>
          <w:p w14:paraId="3FFA7583" w14:textId="173BA452" w:rsidR="003F70AD" w:rsidRPr="00725EC0" w:rsidRDefault="003F70AD" w:rsidP="003F70AD">
            <w:pPr>
              <w:spacing w:line="276" w:lineRule="auto"/>
              <w:jc w:val="center"/>
              <w:rPr>
                <w:rFonts w:ascii="Arial" w:hAnsi="Arial" w:cs="Arial"/>
                <w:sz w:val="20"/>
                <w:szCs w:val="20"/>
                <w:lang w:val="es-CO"/>
              </w:rPr>
            </w:pPr>
            <w:r w:rsidRPr="00725EC0">
              <w:rPr>
                <w:rFonts w:ascii="Arial" w:hAnsi="Arial" w:cs="Arial"/>
                <w:sz w:val="20"/>
                <w:szCs w:val="20"/>
                <w:lang w:val="es-CO"/>
              </w:rPr>
              <w:t>Macizo (5)</w:t>
            </w:r>
          </w:p>
        </w:tc>
        <w:tc>
          <w:tcPr>
            <w:tcW w:w="4489" w:type="dxa"/>
            <w:vAlign w:val="center"/>
          </w:tcPr>
          <w:p w14:paraId="067B07BF" w14:textId="53E60E99" w:rsidR="003F70AD" w:rsidRPr="00725EC0" w:rsidRDefault="003F70AD" w:rsidP="003F70AD">
            <w:pPr>
              <w:spacing w:line="276" w:lineRule="auto"/>
              <w:jc w:val="center"/>
              <w:rPr>
                <w:rFonts w:ascii="Arial" w:hAnsi="Arial" w:cs="Arial"/>
                <w:sz w:val="20"/>
                <w:szCs w:val="20"/>
                <w:lang w:val="es-CO"/>
              </w:rPr>
            </w:pPr>
            <w:r w:rsidRPr="00725EC0">
              <w:rPr>
                <w:rFonts w:ascii="Arial" w:hAnsi="Arial" w:cs="Arial"/>
                <w:sz w:val="20"/>
                <w:szCs w:val="20"/>
                <w:lang w:val="es-CO"/>
              </w:rPr>
              <w:t>Almaguer, La Sierra, Rosas, La Vega, Sotará</w:t>
            </w:r>
          </w:p>
        </w:tc>
      </w:tr>
      <w:tr w:rsidR="003F70AD" w:rsidRPr="00725EC0" w14:paraId="63EBAF38" w14:textId="77777777" w:rsidTr="003F70AD">
        <w:tc>
          <w:tcPr>
            <w:tcW w:w="4489" w:type="dxa"/>
            <w:vAlign w:val="center"/>
          </w:tcPr>
          <w:p w14:paraId="405C6ABB" w14:textId="0C5875C6" w:rsidR="003F70AD" w:rsidRPr="00725EC0" w:rsidRDefault="003F70AD" w:rsidP="003F70AD">
            <w:pPr>
              <w:spacing w:line="276" w:lineRule="auto"/>
              <w:jc w:val="center"/>
              <w:rPr>
                <w:rFonts w:ascii="Arial" w:hAnsi="Arial" w:cs="Arial"/>
                <w:sz w:val="20"/>
                <w:szCs w:val="20"/>
                <w:lang w:val="es-CO"/>
              </w:rPr>
            </w:pPr>
            <w:r w:rsidRPr="00725EC0">
              <w:rPr>
                <w:rFonts w:ascii="Arial" w:hAnsi="Arial" w:cs="Arial"/>
                <w:sz w:val="20"/>
                <w:szCs w:val="20"/>
                <w:lang w:val="es-CO"/>
              </w:rPr>
              <w:t>Norte (1</w:t>
            </w:r>
            <w:r w:rsidR="00586996" w:rsidRPr="00725EC0">
              <w:rPr>
                <w:rFonts w:ascii="Arial" w:hAnsi="Arial" w:cs="Arial"/>
                <w:sz w:val="20"/>
                <w:szCs w:val="20"/>
                <w:lang w:val="es-CO"/>
              </w:rPr>
              <w:t>3</w:t>
            </w:r>
            <w:r w:rsidRPr="00725EC0">
              <w:rPr>
                <w:rFonts w:ascii="Arial" w:hAnsi="Arial" w:cs="Arial"/>
                <w:sz w:val="20"/>
                <w:szCs w:val="20"/>
                <w:lang w:val="es-CO"/>
              </w:rPr>
              <w:t>)</w:t>
            </w:r>
          </w:p>
        </w:tc>
        <w:tc>
          <w:tcPr>
            <w:tcW w:w="4489" w:type="dxa"/>
            <w:vAlign w:val="center"/>
          </w:tcPr>
          <w:p w14:paraId="3477685E" w14:textId="0533DF2E" w:rsidR="003F70AD" w:rsidRPr="00725EC0" w:rsidRDefault="003F70AD" w:rsidP="003F70AD">
            <w:pPr>
              <w:spacing w:line="276" w:lineRule="auto"/>
              <w:jc w:val="center"/>
              <w:rPr>
                <w:rFonts w:ascii="Arial" w:hAnsi="Arial" w:cs="Arial"/>
                <w:sz w:val="20"/>
                <w:szCs w:val="20"/>
                <w:lang w:val="es-CO"/>
              </w:rPr>
            </w:pPr>
            <w:r w:rsidRPr="00725EC0">
              <w:rPr>
                <w:rFonts w:ascii="Arial" w:hAnsi="Arial" w:cs="Arial"/>
                <w:sz w:val="20"/>
                <w:szCs w:val="20"/>
                <w:lang w:val="es-CO"/>
              </w:rPr>
              <w:t xml:space="preserve">Buenos Aires, </w:t>
            </w:r>
            <w:proofErr w:type="spellStart"/>
            <w:r w:rsidRPr="00725EC0">
              <w:rPr>
                <w:rFonts w:ascii="Arial" w:hAnsi="Arial" w:cs="Arial"/>
                <w:sz w:val="20"/>
                <w:szCs w:val="20"/>
                <w:lang w:val="es-CO"/>
              </w:rPr>
              <w:t>Caldono</w:t>
            </w:r>
            <w:proofErr w:type="spellEnd"/>
            <w:r w:rsidRPr="00725EC0">
              <w:rPr>
                <w:rFonts w:ascii="Arial" w:hAnsi="Arial" w:cs="Arial"/>
                <w:sz w:val="20"/>
                <w:szCs w:val="20"/>
                <w:lang w:val="es-CO"/>
              </w:rPr>
              <w:t>, Caloto,</w:t>
            </w:r>
            <w:r w:rsidR="00586996" w:rsidRPr="00725EC0">
              <w:rPr>
                <w:rFonts w:ascii="Arial" w:hAnsi="Arial" w:cs="Arial"/>
                <w:sz w:val="20"/>
                <w:szCs w:val="20"/>
                <w:lang w:val="es-CO"/>
              </w:rPr>
              <w:t xml:space="preserve"> Corinto,</w:t>
            </w:r>
            <w:r w:rsidRPr="00725EC0">
              <w:rPr>
                <w:rFonts w:ascii="Arial" w:hAnsi="Arial" w:cs="Arial"/>
                <w:sz w:val="20"/>
                <w:szCs w:val="20"/>
                <w:lang w:val="es-CO"/>
              </w:rPr>
              <w:t xml:space="preserve"> </w:t>
            </w:r>
            <w:proofErr w:type="spellStart"/>
            <w:r w:rsidRPr="00725EC0">
              <w:rPr>
                <w:rFonts w:ascii="Arial" w:hAnsi="Arial" w:cs="Arial"/>
                <w:sz w:val="20"/>
                <w:szCs w:val="20"/>
                <w:lang w:val="es-CO"/>
              </w:rPr>
              <w:t>Guachené</w:t>
            </w:r>
            <w:proofErr w:type="spellEnd"/>
            <w:r w:rsidRPr="00725EC0">
              <w:rPr>
                <w:rFonts w:ascii="Arial" w:hAnsi="Arial" w:cs="Arial"/>
                <w:sz w:val="20"/>
                <w:szCs w:val="20"/>
                <w:lang w:val="es-CO"/>
              </w:rPr>
              <w:t xml:space="preserve">, </w:t>
            </w:r>
            <w:proofErr w:type="spellStart"/>
            <w:r w:rsidRPr="00725EC0">
              <w:rPr>
                <w:rFonts w:ascii="Arial" w:hAnsi="Arial" w:cs="Arial"/>
                <w:sz w:val="20"/>
                <w:szCs w:val="20"/>
                <w:lang w:val="es-CO"/>
              </w:rPr>
              <w:t>Jambaló</w:t>
            </w:r>
            <w:proofErr w:type="spellEnd"/>
            <w:r w:rsidRPr="00725EC0">
              <w:rPr>
                <w:rFonts w:ascii="Arial" w:hAnsi="Arial" w:cs="Arial"/>
                <w:sz w:val="20"/>
                <w:szCs w:val="20"/>
                <w:lang w:val="es-CO"/>
              </w:rPr>
              <w:t>, Miranda, Padilla, Puerto Tejada, Santander de Quilichao, Suárez, Toribio, Villa Rica</w:t>
            </w:r>
          </w:p>
        </w:tc>
      </w:tr>
      <w:tr w:rsidR="003F70AD" w:rsidRPr="00725EC0" w14:paraId="712BD3D1" w14:textId="77777777" w:rsidTr="003F70AD">
        <w:tc>
          <w:tcPr>
            <w:tcW w:w="4489" w:type="dxa"/>
            <w:vAlign w:val="center"/>
          </w:tcPr>
          <w:p w14:paraId="63ADE5B6" w14:textId="7993449F" w:rsidR="003F70AD" w:rsidRPr="00725EC0" w:rsidRDefault="003F70AD" w:rsidP="003F70AD">
            <w:pPr>
              <w:spacing w:line="276" w:lineRule="auto"/>
              <w:jc w:val="center"/>
              <w:rPr>
                <w:rFonts w:ascii="Arial" w:hAnsi="Arial" w:cs="Arial"/>
                <w:sz w:val="20"/>
                <w:szCs w:val="20"/>
                <w:lang w:val="es-CO"/>
              </w:rPr>
            </w:pPr>
            <w:r w:rsidRPr="00725EC0">
              <w:rPr>
                <w:rFonts w:ascii="Arial" w:hAnsi="Arial" w:cs="Arial"/>
                <w:sz w:val="20"/>
                <w:szCs w:val="20"/>
                <w:lang w:val="es-CO"/>
              </w:rPr>
              <w:t>O</w:t>
            </w:r>
            <w:r w:rsidR="00371CFC">
              <w:rPr>
                <w:rFonts w:ascii="Arial" w:hAnsi="Arial" w:cs="Arial"/>
                <w:sz w:val="20"/>
                <w:szCs w:val="20"/>
                <w:lang w:val="es-CO"/>
              </w:rPr>
              <w:t>riente</w:t>
            </w:r>
            <w:r w:rsidR="00586996" w:rsidRPr="00725EC0">
              <w:rPr>
                <w:rFonts w:ascii="Arial" w:hAnsi="Arial" w:cs="Arial"/>
                <w:sz w:val="20"/>
                <w:szCs w:val="20"/>
                <w:lang w:val="es-CO"/>
              </w:rPr>
              <w:t xml:space="preserve"> (3)</w:t>
            </w:r>
          </w:p>
        </w:tc>
        <w:tc>
          <w:tcPr>
            <w:tcW w:w="4489" w:type="dxa"/>
            <w:vAlign w:val="center"/>
          </w:tcPr>
          <w:p w14:paraId="21526650" w14:textId="3A9683F2" w:rsidR="003F70AD" w:rsidRPr="00725EC0" w:rsidRDefault="003F70AD" w:rsidP="003F70AD">
            <w:pPr>
              <w:spacing w:line="276" w:lineRule="auto"/>
              <w:jc w:val="center"/>
              <w:rPr>
                <w:rFonts w:ascii="Arial" w:hAnsi="Arial" w:cs="Arial"/>
                <w:sz w:val="20"/>
                <w:szCs w:val="20"/>
                <w:lang w:val="es-CO"/>
              </w:rPr>
            </w:pPr>
            <w:proofErr w:type="spellStart"/>
            <w:r w:rsidRPr="00725EC0">
              <w:rPr>
                <w:rFonts w:ascii="Arial" w:hAnsi="Arial" w:cs="Arial"/>
                <w:sz w:val="20"/>
                <w:szCs w:val="20"/>
                <w:lang w:val="es-CO"/>
              </w:rPr>
              <w:t>Inzá</w:t>
            </w:r>
            <w:proofErr w:type="spellEnd"/>
            <w:r w:rsidRPr="00725EC0">
              <w:rPr>
                <w:rFonts w:ascii="Arial" w:hAnsi="Arial" w:cs="Arial"/>
                <w:sz w:val="20"/>
                <w:szCs w:val="20"/>
                <w:lang w:val="es-CO"/>
              </w:rPr>
              <w:t xml:space="preserve">, Páez, </w:t>
            </w:r>
            <w:proofErr w:type="spellStart"/>
            <w:r w:rsidRPr="00725EC0">
              <w:rPr>
                <w:rFonts w:ascii="Arial" w:hAnsi="Arial" w:cs="Arial"/>
                <w:sz w:val="20"/>
                <w:szCs w:val="20"/>
                <w:lang w:val="es-CO"/>
              </w:rPr>
              <w:t>Totoró</w:t>
            </w:r>
            <w:proofErr w:type="spellEnd"/>
          </w:p>
        </w:tc>
      </w:tr>
      <w:tr w:rsidR="003F70AD" w:rsidRPr="00725EC0" w14:paraId="65507D9F" w14:textId="77777777" w:rsidTr="003F70AD">
        <w:tc>
          <w:tcPr>
            <w:tcW w:w="4489" w:type="dxa"/>
            <w:vAlign w:val="center"/>
          </w:tcPr>
          <w:p w14:paraId="3969E114" w14:textId="7AEC1570" w:rsidR="003F70AD" w:rsidRPr="00725EC0" w:rsidRDefault="003F70AD" w:rsidP="003F70AD">
            <w:pPr>
              <w:spacing w:line="276" w:lineRule="auto"/>
              <w:jc w:val="center"/>
              <w:rPr>
                <w:rFonts w:ascii="Arial" w:hAnsi="Arial" w:cs="Arial"/>
                <w:sz w:val="20"/>
                <w:szCs w:val="20"/>
                <w:lang w:val="es-CO"/>
              </w:rPr>
            </w:pPr>
            <w:r w:rsidRPr="00725EC0">
              <w:rPr>
                <w:rFonts w:ascii="Arial" w:hAnsi="Arial" w:cs="Arial"/>
                <w:sz w:val="20"/>
                <w:szCs w:val="20"/>
                <w:lang w:val="es-CO"/>
              </w:rPr>
              <w:t>O</w:t>
            </w:r>
            <w:r w:rsidR="00371CFC">
              <w:rPr>
                <w:rFonts w:ascii="Arial" w:hAnsi="Arial" w:cs="Arial"/>
                <w:sz w:val="20"/>
                <w:szCs w:val="20"/>
                <w:lang w:val="es-CO"/>
              </w:rPr>
              <w:t>ccidente</w:t>
            </w:r>
            <w:r w:rsidR="00586996" w:rsidRPr="00725EC0">
              <w:rPr>
                <w:rFonts w:ascii="Arial" w:hAnsi="Arial" w:cs="Arial"/>
                <w:sz w:val="20"/>
                <w:szCs w:val="20"/>
                <w:lang w:val="es-CO"/>
              </w:rPr>
              <w:t xml:space="preserve"> (3)</w:t>
            </w:r>
          </w:p>
        </w:tc>
        <w:tc>
          <w:tcPr>
            <w:tcW w:w="4489" w:type="dxa"/>
            <w:vAlign w:val="center"/>
          </w:tcPr>
          <w:p w14:paraId="2DEC8253" w14:textId="2270D806" w:rsidR="003F70AD" w:rsidRPr="00725EC0" w:rsidRDefault="00280312" w:rsidP="003F70AD">
            <w:pPr>
              <w:spacing w:line="276" w:lineRule="auto"/>
              <w:jc w:val="center"/>
              <w:rPr>
                <w:rFonts w:ascii="Arial" w:hAnsi="Arial" w:cs="Arial"/>
                <w:sz w:val="20"/>
                <w:szCs w:val="20"/>
                <w:lang w:val="es-CO"/>
              </w:rPr>
            </w:pPr>
            <w:r w:rsidRPr="00725EC0">
              <w:rPr>
                <w:rFonts w:ascii="Arial" w:hAnsi="Arial" w:cs="Arial"/>
                <w:sz w:val="20"/>
                <w:szCs w:val="20"/>
                <w:lang w:val="es-CO"/>
              </w:rPr>
              <w:t>Guapi</w:t>
            </w:r>
            <w:r w:rsidR="003F70AD" w:rsidRPr="00725EC0">
              <w:rPr>
                <w:rFonts w:ascii="Arial" w:hAnsi="Arial" w:cs="Arial"/>
                <w:sz w:val="20"/>
                <w:szCs w:val="20"/>
                <w:lang w:val="es-CO"/>
              </w:rPr>
              <w:t>, Timbiquí, López de Micay</w:t>
            </w:r>
          </w:p>
        </w:tc>
      </w:tr>
      <w:tr w:rsidR="003F70AD" w:rsidRPr="00725EC0" w14:paraId="439AFBEA" w14:textId="77777777" w:rsidTr="003F70AD">
        <w:tc>
          <w:tcPr>
            <w:tcW w:w="4489" w:type="dxa"/>
            <w:vAlign w:val="center"/>
          </w:tcPr>
          <w:p w14:paraId="74562AE4" w14:textId="032570A5" w:rsidR="003F70AD" w:rsidRPr="00725EC0" w:rsidRDefault="003F70AD" w:rsidP="003F70AD">
            <w:pPr>
              <w:spacing w:line="276" w:lineRule="auto"/>
              <w:jc w:val="center"/>
              <w:rPr>
                <w:rFonts w:ascii="Arial" w:hAnsi="Arial" w:cs="Arial"/>
                <w:sz w:val="20"/>
                <w:szCs w:val="20"/>
                <w:lang w:val="es-CO"/>
              </w:rPr>
            </w:pPr>
            <w:r w:rsidRPr="00725EC0">
              <w:rPr>
                <w:rFonts w:ascii="Arial" w:hAnsi="Arial" w:cs="Arial"/>
                <w:sz w:val="20"/>
                <w:szCs w:val="20"/>
                <w:lang w:val="es-CO"/>
              </w:rPr>
              <w:t>Sur</w:t>
            </w:r>
            <w:r w:rsidR="00586996" w:rsidRPr="00725EC0">
              <w:rPr>
                <w:rFonts w:ascii="Arial" w:hAnsi="Arial" w:cs="Arial"/>
                <w:sz w:val="20"/>
                <w:szCs w:val="20"/>
                <w:lang w:val="es-CO"/>
              </w:rPr>
              <w:t xml:space="preserve"> (7)</w:t>
            </w:r>
          </w:p>
        </w:tc>
        <w:tc>
          <w:tcPr>
            <w:tcW w:w="4489" w:type="dxa"/>
            <w:vAlign w:val="center"/>
          </w:tcPr>
          <w:p w14:paraId="28B85B80" w14:textId="464DF199" w:rsidR="003F70AD" w:rsidRPr="00725EC0" w:rsidRDefault="003F70AD" w:rsidP="003F70AD">
            <w:pPr>
              <w:spacing w:line="276" w:lineRule="auto"/>
              <w:jc w:val="center"/>
              <w:rPr>
                <w:rFonts w:ascii="Arial" w:hAnsi="Arial" w:cs="Arial"/>
                <w:sz w:val="20"/>
                <w:szCs w:val="20"/>
                <w:lang w:val="es-CO"/>
              </w:rPr>
            </w:pPr>
            <w:r w:rsidRPr="00725EC0">
              <w:rPr>
                <w:rFonts w:ascii="Arial" w:hAnsi="Arial" w:cs="Arial"/>
                <w:sz w:val="20"/>
                <w:szCs w:val="20"/>
                <w:lang w:val="es-CO"/>
              </w:rPr>
              <w:t xml:space="preserve">Argelia, Balboa, Bolívar, Florencia, Mercaderes, Patía, </w:t>
            </w:r>
            <w:r w:rsidR="00586996" w:rsidRPr="00725EC0">
              <w:rPr>
                <w:rFonts w:ascii="Arial" w:hAnsi="Arial" w:cs="Arial"/>
                <w:sz w:val="20"/>
                <w:szCs w:val="20"/>
                <w:lang w:val="es-CO"/>
              </w:rPr>
              <w:t>Sucre</w:t>
            </w:r>
          </w:p>
        </w:tc>
      </w:tr>
    </w:tbl>
    <w:p w14:paraId="00DCBC0B" w14:textId="3D2E54C3" w:rsidR="003F70AD" w:rsidRPr="00725EC0" w:rsidRDefault="003F70AD" w:rsidP="002D1241">
      <w:pPr>
        <w:spacing w:line="276" w:lineRule="auto"/>
        <w:jc w:val="both"/>
        <w:rPr>
          <w:rFonts w:ascii="Arial" w:hAnsi="Arial" w:cs="Arial"/>
          <w:sz w:val="20"/>
          <w:szCs w:val="20"/>
          <w:lang w:val="es-CO"/>
        </w:rPr>
      </w:pPr>
      <w:r w:rsidRPr="00725EC0">
        <w:rPr>
          <w:rFonts w:ascii="Arial" w:hAnsi="Arial" w:cs="Arial"/>
          <w:sz w:val="20"/>
          <w:szCs w:val="20"/>
          <w:lang w:val="es-CO"/>
        </w:rPr>
        <w:t xml:space="preserve">Fuente: Elaboración propia con base en información cartográfica del Instituto Geográfico Agustín </w:t>
      </w:r>
      <w:r w:rsidR="00280312" w:rsidRPr="00725EC0">
        <w:rPr>
          <w:rFonts w:ascii="Arial" w:hAnsi="Arial" w:cs="Arial"/>
          <w:sz w:val="20"/>
          <w:szCs w:val="20"/>
          <w:lang w:val="es-CO"/>
        </w:rPr>
        <w:t>Codazzi.</w:t>
      </w:r>
    </w:p>
    <w:p w14:paraId="16F7402A" w14:textId="0486F8A4" w:rsidR="005E533C" w:rsidRPr="00725EC0" w:rsidRDefault="00280312" w:rsidP="002D1241">
      <w:pPr>
        <w:spacing w:line="276" w:lineRule="auto"/>
        <w:jc w:val="both"/>
        <w:rPr>
          <w:rFonts w:ascii="Arial" w:hAnsi="Arial" w:cs="Arial"/>
          <w:sz w:val="24"/>
          <w:szCs w:val="24"/>
          <w:lang w:val="es-CO"/>
        </w:rPr>
      </w:pPr>
      <w:r w:rsidRPr="00725EC0">
        <w:rPr>
          <w:rFonts w:ascii="Arial" w:hAnsi="Arial" w:cs="Arial"/>
          <w:sz w:val="24"/>
          <w:szCs w:val="24"/>
          <w:lang w:val="es-CO"/>
        </w:rPr>
        <w:t>En relación</w:t>
      </w:r>
      <w:r w:rsidR="007B2D94" w:rsidRPr="00725EC0">
        <w:rPr>
          <w:rFonts w:ascii="Arial" w:hAnsi="Arial" w:cs="Arial"/>
          <w:sz w:val="24"/>
          <w:szCs w:val="24"/>
          <w:lang w:val="es-CO"/>
        </w:rPr>
        <w:t xml:space="preserve"> con las unidades no residenciales</w:t>
      </w:r>
      <w:r w:rsidRPr="00725EC0">
        <w:rPr>
          <w:rFonts w:ascii="Arial" w:hAnsi="Arial" w:cs="Arial"/>
          <w:sz w:val="24"/>
          <w:szCs w:val="24"/>
          <w:lang w:val="es-CO"/>
        </w:rPr>
        <w:t>,</w:t>
      </w:r>
      <w:r w:rsidR="007B2D94" w:rsidRPr="00725EC0">
        <w:rPr>
          <w:rFonts w:ascii="Arial" w:hAnsi="Arial" w:cs="Arial"/>
          <w:sz w:val="24"/>
          <w:szCs w:val="24"/>
          <w:lang w:val="es-CO"/>
        </w:rPr>
        <w:t xml:space="preserve"> es importante anotar que </w:t>
      </w:r>
      <w:r w:rsidR="005E533C" w:rsidRPr="00725EC0">
        <w:rPr>
          <w:rFonts w:ascii="Arial" w:hAnsi="Arial" w:cs="Arial"/>
          <w:sz w:val="24"/>
          <w:szCs w:val="24"/>
          <w:lang w:val="es-CO"/>
        </w:rPr>
        <w:t xml:space="preserve">las cifras </w:t>
      </w:r>
      <w:r w:rsidR="007B2D94" w:rsidRPr="00725EC0">
        <w:rPr>
          <w:rFonts w:ascii="Arial" w:hAnsi="Arial" w:cs="Arial"/>
          <w:sz w:val="24"/>
          <w:szCs w:val="24"/>
          <w:lang w:val="es-CO"/>
        </w:rPr>
        <w:t xml:space="preserve">del SUI </w:t>
      </w:r>
      <w:r w:rsidR="005E533C" w:rsidRPr="00725EC0">
        <w:rPr>
          <w:rFonts w:ascii="Arial" w:hAnsi="Arial" w:cs="Arial"/>
          <w:sz w:val="24"/>
          <w:szCs w:val="24"/>
          <w:lang w:val="es-CO"/>
        </w:rPr>
        <w:t>tienen datos no reportados</w:t>
      </w:r>
      <w:r w:rsidR="007B2D94" w:rsidRPr="00725EC0">
        <w:rPr>
          <w:rFonts w:ascii="Arial" w:hAnsi="Arial" w:cs="Arial"/>
          <w:sz w:val="24"/>
          <w:szCs w:val="24"/>
          <w:lang w:val="es-CO"/>
        </w:rPr>
        <w:t xml:space="preserve"> o </w:t>
      </w:r>
      <w:r w:rsidR="005E533C" w:rsidRPr="00725EC0">
        <w:rPr>
          <w:rFonts w:ascii="Arial" w:hAnsi="Arial" w:cs="Arial"/>
          <w:sz w:val="24"/>
          <w:szCs w:val="24"/>
          <w:lang w:val="es-CO"/>
        </w:rPr>
        <w:t>ausencia de información</w:t>
      </w:r>
      <w:r w:rsidR="007B2D94" w:rsidRPr="00725EC0">
        <w:rPr>
          <w:rFonts w:ascii="Arial" w:hAnsi="Arial" w:cs="Arial"/>
          <w:sz w:val="24"/>
          <w:szCs w:val="24"/>
          <w:lang w:val="es-CO"/>
        </w:rPr>
        <w:t xml:space="preserve"> para algunos municipios</w:t>
      </w:r>
      <w:r w:rsidR="005E533C" w:rsidRPr="00725EC0">
        <w:rPr>
          <w:rFonts w:ascii="Arial" w:hAnsi="Arial" w:cs="Arial"/>
          <w:sz w:val="24"/>
          <w:szCs w:val="24"/>
          <w:lang w:val="es-CO"/>
        </w:rPr>
        <w:t xml:space="preserve">, en especial, para la zona occidente. La información de las unidades suscritas fueron el sustento para definir los tamaños muestrales, en 2021 se reportaron 15.815 establecimientos comerciales, 7.129 unidades institucionales (centros de salud, escuelas, dependencias públicas, alumbrado público, </w:t>
      </w:r>
      <w:r w:rsidRPr="00725EC0">
        <w:rPr>
          <w:rFonts w:ascii="Arial" w:hAnsi="Arial" w:cs="Arial"/>
          <w:sz w:val="24"/>
          <w:szCs w:val="24"/>
          <w:lang w:val="es-CO"/>
        </w:rPr>
        <w:t>etc.</w:t>
      </w:r>
      <w:r w:rsidR="005E533C" w:rsidRPr="00725EC0">
        <w:rPr>
          <w:rFonts w:ascii="Arial" w:hAnsi="Arial" w:cs="Arial"/>
          <w:sz w:val="24"/>
          <w:szCs w:val="24"/>
          <w:lang w:val="es-CO"/>
        </w:rPr>
        <w:t xml:space="preserve">) y 2.141 industrias. </w:t>
      </w:r>
    </w:p>
    <w:p w14:paraId="5EAD3885" w14:textId="3EEB37F4" w:rsidR="004979B2" w:rsidRPr="00725EC0" w:rsidRDefault="005E533C" w:rsidP="004979B2">
      <w:pPr>
        <w:spacing w:line="276" w:lineRule="auto"/>
        <w:jc w:val="both"/>
        <w:rPr>
          <w:rFonts w:ascii="Arial" w:hAnsi="Arial" w:cs="Arial"/>
          <w:sz w:val="24"/>
          <w:szCs w:val="24"/>
          <w:lang w:val="es-CO"/>
        </w:rPr>
      </w:pPr>
      <w:r w:rsidRPr="00725EC0">
        <w:rPr>
          <w:rFonts w:ascii="Arial" w:hAnsi="Arial" w:cs="Arial"/>
          <w:sz w:val="24"/>
          <w:szCs w:val="24"/>
          <w:lang w:val="es-CO"/>
        </w:rPr>
        <w:t>En el caso de las unidades residenciales, para el</w:t>
      </w:r>
      <w:r w:rsidR="004979B2" w:rsidRPr="00725EC0">
        <w:rPr>
          <w:rFonts w:ascii="Arial" w:hAnsi="Arial" w:cs="Arial"/>
          <w:sz w:val="24"/>
          <w:szCs w:val="24"/>
          <w:lang w:val="es-CO"/>
        </w:rPr>
        <w:t xml:space="preserve"> marco muestral se contempló la dinámica de la ruralidad en los municipios y/o subregiones del departamento del Cauca. La evidencia empírica a partir de fuentes de información como el Censo Nacional Agropecuario 2016, mostró que el Departamento del Cauca es una de los territorios con mayor ruralidad del país. A partir de este indiciador se observó que en algunos municipios se concentra una cantidad significativa de viviendas con características rurales e incluso en sus cabeceras municipales, por lo tanto, de acuerdo con los antecedentes de PERS para otros departamentos, se decidió que en las demarcaciones con un índice de ruralidad superior al 40%, las viviendas ubicadas en cabeceras municipales se contemplan para la estimación de las encuestas. </w:t>
      </w:r>
    </w:p>
    <w:p w14:paraId="60CE6FBE" w14:textId="6AA1BFA3" w:rsidR="005E533C" w:rsidRPr="00725EC0" w:rsidRDefault="005E533C" w:rsidP="004979B2">
      <w:pPr>
        <w:spacing w:line="276" w:lineRule="auto"/>
        <w:jc w:val="both"/>
        <w:rPr>
          <w:rFonts w:ascii="Arial" w:hAnsi="Arial" w:cs="Arial"/>
          <w:sz w:val="24"/>
          <w:szCs w:val="24"/>
          <w:lang w:val="es-CO"/>
        </w:rPr>
      </w:pPr>
    </w:p>
    <w:p w14:paraId="5A41B478" w14:textId="25B53AC9" w:rsidR="005E533C" w:rsidRPr="00725EC0" w:rsidRDefault="005E533C" w:rsidP="004979B2">
      <w:pPr>
        <w:spacing w:line="276" w:lineRule="auto"/>
        <w:jc w:val="both"/>
        <w:rPr>
          <w:rFonts w:ascii="Arial" w:hAnsi="Arial" w:cs="Arial"/>
          <w:sz w:val="24"/>
          <w:szCs w:val="24"/>
          <w:lang w:val="es-CO"/>
        </w:rPr>
      </w:pPr>
    </w:p>
    <w:p w14:paraId="349CE6AB" w14:textId="024A0A10" w:rsidR="005E533C" w:rsidRPr="00725EC0" w:rsidRDefault="005E533C" w:rsidP="004979B2">
      <w:pPr>
        <w:spacing w:line="276" w:lineRule="auto"/>
        <w:jc w:val="both"/>
        <w:rPr>
          <w:rFonts w:ascii="Arial" w:hAnsi="Arial" w:cs="Arial"/>
          <w:sz w:val="24"/>
          <w:szCs w:val="24"/>
          <w:lang w:val="es-CO"/>
        </w:rPr>
      </w:pPr>
    </w:p>
    <w:p w14:paraId="6D70B66A" w14:textId="1812FFF7" w:rsidR="005E533C" w:rsidRPr="00725EC0" w:rsidRDefault="005E533C" w:rsidP="004979B2">
      <w:pPr>
        <w:spacing w:line="276" w:lineRule="auto"/>
        <w:jc w:val="both"/>
        <w:rPr>
          <w:rFonts w:ascii="Arial" w:hAnsi="Arial" w:cs="Arial"/>
          <w:sz w:val="24"/>
          <w:szCs w:val="24"/>
          <w:lang w:val="es-CO"/>
        </w:rPr>
      </w:pPr>
    </w:p>
    <w:p w14:paraId="2BF27016" w14:textId="77777777" w:rsidR="005E533C" w:rsidRDefault="005E533C" w:rsidP="004979B2">
      <w:pPr>
        <w:spacing w:line="276" w:lineRule="auto"/>
        <w:jc w:val="both"/>
        <w:rPr>
          <w:rFonts w:ascii="Arial" w:hAnsi="Arial" w:cs="Arial"/>
          <w:sz w:val="24"/>
          <w:szCs w:val="24"/>
          <w:lang w:val="es-CO"/>
        </w:rPr>
      </w:pPr>
    </w:p>
    <w:p w14:paraId="3C853AB5" w14:textId="77777777" w:rsidR="00186B44" w:rsidRPr="00725EC0" w:rsidRDefault="00186B44" w:rsidP="004979B2">
      <w:pPr>
        <w:spacing w:line="276" w:lineRule="auto"/>
        <w:jc w:val="both"/>
        <w:rPr>
          <w:rFonts w:ascii="Arial" w:hAnsi="Arial" w:cs="Arial"/>
          <w:sz w:val="24"/>
          <w:szCs w:val="24"/>
          <w:lang w:val="es-CO"/>
        </w:rPr>
      </w:pPr>
    </w:p>
    <w:p w14:paraId="181F2FE0" w14:textId="77777777" w:rsidR="004979B2" w:rsidRPr="00725EC0" w:rsidRDefault="004979B2" w:rsidP="004979B2">
      <w:pPr>
        <w:pStyle w:val="Descripcin"/>
        <w:spacing w:line="276" w:lineRule="auto"/>
        <w:jc w:val="center"/>
        <w:rPr>
          <w:rFonts w:ascii="Arial" w:hAnsi="Arial" w:cs="Arial"/>
          <w:sz w:val="24"/>
          <w:szCs w:val="24"/>
        </w:rPr>
      </w:pPr>
      <w:r w:rsidRPr="00725EC0">
        <w:rPr>
          <w:rFonts w:ascii="Arial" w:hAnsi="Arial" w:cs="Arial"/>
          <w:sz w:val="24"/>
          <w:szCs w:val="24"/>
        </w:rPr>
        <w:t xml:space="preserve">Mapa </w:t>
      </w:r>
      <w:r w:rsidRPr="00725EC0">
        <w:rPr>
          <w:rFonts w:ascii="Arial" w:hAnsi="Arial" w:cs="Arial"/>
          <w:noProof/>
          <w:sz w:val="24"/>
          <w:szCs w:val="24"/>
        </w:rPr>
        <w:fldChar w:fldCharType="begin"/>
      </w:r>
      <w:r w:rsidRPr="00725EC0">
        <w:rPr>
          <w:rFonts w:ascii="Arial" w:hAnsi="Arial" w:cs="Arial"/>
          <w:noProof/>
          <w:sz w:val="24"/>
          <w:szCs w:val="24"/>
        </w:rPr>
        <w:instrText xml:space="preserve"> SEQ Mapa \* ARABIC </w:instrText>
      </w:r>
      <w:r w:rsidRPr="00725EC0">
        <w:rPr>
          <w:rFonts w:ascii="Arial" w:hAnsi="Arial" w:cs="Arial"/>
          <w:noProof/>
          <w:sz w:val="24"/>
          <w:szCs w:val="24"/>
        </w:rPr>
        <w:fldChar w:fldCharType="separate"/>
      </w:r>
      <w:r w:rsidRPr="00725EC0">
        <w:rPr>
          <w:rFonts w:ascii="Arial" w:hAnsi="Arial" w:cs="Arial"/>
          <w:noProof/>
          <w:sz w:val="24"/>
          <w:szCs w:val="24"/>
        </w:rPr>
        <w:t>1</w:t>
      </w:r>
      <w:r w:rsidRPr="00725EC0">
        <w:rPr>
          <w:rFonts w:ascii="Arial" w:hAnsi="Arial" w:cs="Arial"/>
          <w:noProof/>
          <w:sz w:val="24"/>
          <w:szCs w:val="24"/>
        </w:rPr>
        <w:fldChar w:fldCharType="end"/>
      </w:r>
      <w:r w:rsidRPr="00725EC0">
        <w:rPr>
          <w:rFonts w:ascii="Arial" w:hAnsi="Arial" w:cs="Arial"/>
          <w:sz w:val="24"/>
          <w:szCs w:val="24"/>
        </w:rPr>
        <w:t>. Departamento del Cauca. Índice de Ruralidad. 2014</w:t>
      </w:r>
    </w:p>
    <w:p w14:paraId="7F7C65C9" w14:textId="77777777" w:rsidR="004979B2" w:rsidRPr="00725EC0" w:rsidRDefault="004979B2" w:rsidP="004979B2">
      <w:pPr>
        <w:spacing w:after="0" w:line="276" w:lineRule="auto"/>
        <w:jc w:val="center"/>
        <w:rPr>
          <w:rFonts w:ascii="Arial" w:hAnsi="Arial" w:cs="Arial"/>
          <w:sz w:val="24"/>
          <w:szCs w:val="24"/>
          <w:lang w:val="es-CO"/>
        </w:rPr>
      </w:pPr>
      <w:r w:rsidRPr="00725EC0">
        <w:rPr>
          <w:rFonts w:ascii="Arial" w:hAnsi="Arial" w:cs="Arial"/>
          <w:noProof/>
          <w:sz w:val="24"/>
          <w:szCs w:val="24"/>
          <w:lang w:val="es-CO" w:eastAsia="es-CO"/>
        </w:rPr>
        <w:drawing>
          <wp:inline distT="0" distB="0" distL="0" distR="0" wp14:anchorId="7E5D8892" wp14:editId="654D384E">
            <wp:extent cx="5426874" cy="6120000"/>
            <wp:effectExtent l="0" t="0" r="2540" b="0"/>
            <wp:docPr id="1"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apa&#10;&#10;Descripción generada automáticamente"/>
                    <pic:cNvPicPr/>
                  </pic:nvPicPr>
                  <pic:blipFill rotWithShape="1">
                    <a:blip r:embed="rId16">
                      <a:extLst>
                        <a:ext uri="{28A0092B-C50C-407E-A947-70E740481C1C}">
                          <a14:useLocalDpi xmlns:a14="http://schemas.microsoft.com/office/drawing/2010/main" val="0"/>
                        </a:ext>
                      </a:extLst>
                    </a:blip>
                    <a:srcRect l="3802" t="15470" r="2647" b="9873"/>
                    <a:stretch/>
                  </pic:blipFill>
                  <pic:spPr bwMode="auto">
                    <a:xfrm>
                      <a:off x="0" y="0"/>
                      <a:ext cx="5426874" cy="6120000"/>
                    </a:xfrm>
                    <a:prstGeom prst="rect">
                      <a:avLst/>
                    </a:prstGeom>
                    <a:ln>
                      <a:noFill/>
                    </a:ln>
                    <a:extLst>
                      <a:ext uri="{53640926-AAD7-44D8-BBD7-CCE9431645EC}">
                        <a14:shadowObscured xmlns:a14="http://schemas.microsoft.com/office/drawing/2010/main"/>
                      </a:ext>
                    </a:extLst>
                  </pic:spPr>
                </pic:pic>
              </a:graphicData>
            </a:graphic>
          </wp:inline>
        </w:drawing>
      </w:r>
    </w:p>
    <w:p w14:paraId="6259BFD0" w14:textId="77777777" w:rsidR="004979B2" w:rsidRPr="00725EC0" w:rsidRDefault="004979B2" w:rsidP="004979B2">
      <w:pPr>
        <w:spacing w:after="0" w:line="276" w:lineRule="auto"/>
        <w:jc w:val="center"/>
        <w:rPr>
          <w:rFonts w:ascii="Arial" w:hAnsi="Arial" w:cs="Arial"/>
          <w:sz w:val="20"/>
          <w:szCs w:val="20"/>
          <w:lang w:val="es-CO"/>
        </w:rPr>
      </w:pPr>
      <w:r w:rsidRPr="00725EC0">
        <w:rPr>
          <w:rFonts w:ascii="Arial" w:hAnsi="Arial" w:cs="Arial"/>
          <w:sz w:val="20"/>
          <w:szCs w:val="20"/>
          <w:lang w:val="es-CO"/>
        </w:rPr>
        <w:t>Fuente: Informe PERS Cauca con base en PNUD Informe Nacional de Desarrollo Humano – 2011</w:t>
      </w:r>
    </w:p>
    <w:p w14:paraId="282068B4" w14:textId="77777777" w:rsidR="004979B2" w:rsidRPr="00725EC0" w:rsidRDefault="004979B2" w:rsidP="004979B2">
      <w:pPr>
        <w:spacing w:after="0" w:line="276" w:lineRule="auto"/>
        <w:rPr>
          <w:rFonts w:ascii="Arial" w:hAnsi="Arial" w:cs="Arial"/>
          <w:sz w:val="20"/>
          <w:szCs w:val="20"/>
          <w:lang w:val="es-CO"/>
        </w:rPr>
      </w:pPr>
      <w:r w:rsidRPr="00725EC0">
        <w:rPr>
          <w:rFonts w:ascii="Arial" w:hAnsi="Arial" w:cs="Arial"/>
          <w:sz w:val="20"/>
          <w:szCs w:val="20"/>
          <w:lang w:val="es-CO"/>
        </w:rPr>
        <w:t>Nota: No se tiene información para el municipio de Guachené (Zona Norte)</w:t>
      </w:r>
    </w:p>
    <w:p w14:paraId="6292498F" w14:textId="77777777" w:rsidR="005E533C" w:rsidRPr="00725EC0" w:rsidRDefault="005E533C" w:rsidP="002D1241">
      <w:pPr>
        <w:spacing w:line="276" w:lineRule="auto"/>
        <w:jc w:val="both"/>
        <w:rPr>
          <w:rFonts w:ascii="Arial" w:hAnsi="Arial" w:cs="Arial"/>
          <w:sz w:val="24"/>
          <w:szCs w:val="24"/>
          <w:lang w:val="es-CO"/>
        </w:rPr>
      </w:pPr>
    </w:p>
    <w:p w14:paraId="3EB51E41" w14:textId="52892F14" w:rsidR="00FE2505" w:rsidRPr="00725EC0" w:rsidRDefault="00D711BA" w:rsidP="002D1241">
      <w:pPr>
        <w:spacing w:line="276" w:lineRule="auto"/>
        <w:jc w:val="both"/>
        <w:rPr>
          <w:rFonts w:ascii="Arial" w:hAnsi="Arial" w:cs="Arial"/>
          <w:sz w:val="24"/>
          <w:szCs w:val="24"/>
          <w:lang w:val="es-CO"/>
        </w:rPr>
      </w:pPr>
      <w:r w:rsidRPr="00725EC0">
        <w:rPr>
          <w:rFonts w:ascii="Arial" w:hAnsi="Arial" w:cs="Arial"/>
          <w:sz w:val="24"/>
          <w:szCs w:val="24"/>
          <w:lang w:val="es-CO"/>
        </w:rPr>
        <w:t xml:space="preserve">Por lo tanto, </w:t>
      </w:r>
      <w:r w:rsidR="00A334F1" w:rsidRPr="00725EC0">
        <w:rPr>
          <w:rFonts w:ascii="Arial" w:hAnsi="Arial" w:cs="Arial"/>
          <w:sz w:val="24"/>
          <w:szCs w:val="24"/>
          <w:lang w:val="es-CO"/>
        </w:rPr>
        <w:t xml:space="preserve">para tener mayor precisión en las estimaciones derivadas de la muestra y alcanzar a inferir sobre zonas o </w:t>
      </w:r>
      <w:r w:rsidR="009E1D7A" w:rsidRPr="00725EC0">
        <w:rPr>
          <w:rFonts w:ascii="Arial" w:hAnsi="Arial" w:cs="Arial"/>
          <w:sz w:val="24"/>
          <w:szCs w:val="24"/>
          <w:lang w:val="es-CO"/>
        </w:rPr>
        <w:t>sub</w:t>
      </w:r>
      <w:r w:rsidR="00A334F1" w:rsidRPr="00725EC0">
        <w:rPr>
          <w:rFonts w:ascii="Arial" w:hAnsi="Arial" w:cs="Arial"/>
          <w:sz w:val="24"/>
          <w:szCs w:val="24"/>
          <w:lang w:val="es-CO"/>
        </w:rPr>
        <w:t xml:space="preserve">regiones con </w:t>
      </w:r>
      <w:r w:rsidR="004979B2" w:rsidRPr="00725EC0">
        <w:rPr>
          <w:rFonts w:ascii="Arial" w:hAnsi="Arial" w:cs="Arial"/>
          <w:sz w:val="24"/>
          <w:szCs w:val="24"/>
          <w:lang w:val="es-CO"/>
        </w:rPr>
        <w:t>distintos escenarios</w:t>
      </w:r>
      <w:r w:rsidR="00A334F1" w:rsidRPr="00725EC0">
        <w:rPr>
          <w:rFonts w:ascii="Arial" w:hAnsi="Arial" w:cs="Arial"/>
          <w:sz w:val="24"/>
          <w:szCs w:val="24"/>
          <w:lang w:val="es-CO"/>
        </w:rPr>
        <w:t xml:space="preserve"> de acceso a energía eléctrica en el departamento, el universo de estudio se centró en</w:t>
      </w:r>
      <w:r w:rsidRPr="00725EC0">
        <w:rPr>
          <w:rFonts w:ascii="Arial" w:hAnsi="Arial" w:cs="Arial"/>
          <w:sz w:val="24"/>
          <w:szCs w:val="24"/>
          <w:lang w:val="es-CO"/>
        </w:rPr>
        <w:t xml:space="preserve"> l</w:t>
      </w:r>
      <w:r w:rsidR="00A77782" w:rsidRPr="00725EC0">
        <w:rPr>
          <w:rFonts w:ascii="Arial" w:hAnsi="Arial" w:cs="Arial"/>
          <w:sz w:val="24"/>
          <w:szCs w:val="24"/>
          <w:lang w:val="es-CO"/>
        </w:rPr>
        <w:t xml:space="preserve">as </w:t>
      </w:r>
      <w:r w:rsidRPr="00725EC0">
        <w:rPr>
          <w:rFonts w:ascii="Arial" w:hAnsi="Arial" w:cs="Arial"/>
          <w:sz w:val="24"/>
          <w:szCs w:val="24"/>
          <w:lang w:val="es-CO"/>
        </w:rPr>
        <w:t xml:space="preserve">viviendas </w:t>
      </w:r>
      <w:r w:rsidR="00A77782" w:rsidRPr="00725EC0">
        <w:rPr>
          <w:rFonts w:ascii="Arial" w:hAnsi="Arial" w:cs="Arial"/>
          <w:sz w:val="24"/>
          <w:szCs w:val="24"/>
          <w:lang w:val="es-CO"/>
        </w:rPr>
        <w:t xml:space="preserve">rurales con distintas demandas de consumo energético distribuidas en los </w:t>
      </w:r>
      <w:r w:rsidR="00A77782" w:rsidRPr="00725EC0">
        <w:rPr>
          <w:rFonts w:ascii="Arial" w:hAnsi="Arial" w:cs="Arial"/>
          <w:sz w:val="24"/>
          <w:szCs w:val="24"/>
          <w:lang w:val="es-CO"/>
        </w:rPr>
        <w:lastRenderedPageBreak/>
        <w:t xml:space="preserve">municipios y/o </w:t>
      </w:r>
      <w:r w:rsidR="009C3E7C" w:rsidRPr="00725EC0">
        <w:rPr>
          <w:rFonts w:ascii="Arial" w:hAnsi="Arial" w:cs="Arial"/>
          <w:sz w:val="24"/>
          <w:szCs w:val="24"/>
          <w:lang w:val="es-CO"/>
        </w:rPr>
        <w:t>sub</w:t>
      </w:r>
      <w:r w:rsidR="00A77782" w:rsidRPr="00725EC0">
        <w:rPr>
          <w:rFonts w:ascii="Arial" w:hAnsi="Arial" w:cs="Arial"/>
          <w:sz w:val="24"/>
          <w:szCs w:val="24"/>
          <w:lang w:val="es-CO"/>
        </w:rPr>
        <w:t>reg</w:t>
      </w:r>
      <w:r w:rsidR="003D05CB" w:rsidRPr="00725EC0">
        <w:rPr>
          <w:rFonts w:ascii="Arial" w:hAnsi="Arial" w:cs="Arial"/>
          <w:sz w:val="24"/>
          <w:szCs w:val="24"/>
          <w:lang w:val="es-CO"/>
        </w:rPr>
        <w:t>iones del departamento</w:t>
      </w:r>
      <w:r w:rsidR="002911B4" w:rsidRPr="00725EC0">
        <w:rPr>
          <w:rFonts w:ascii="Arial" w:hAnsi="Arial" w:cs="Arial"/>
          <w:sz w:val="24"/>
          <w:szCs w:val="24"/>
          <w:lang w:val="es-CO"/>
        </w:rPr>
        <w:t>.</w:t>
      </w:r>
      <w:r w:rsidR="00A77782" w:rsidRPr="00725EC0">
        <w:rPr>
          <w:rFonts w:ascii="Arial" w:hAnsi="Arial" w:cs="Arial"/>
          <w:sz w:val="24"/>
          <w:szCs w:val="24"/>
          <w:lang w:val="es-CO"/>
        </w:rPr>
        <w:t xml:space="preserve"> </w:t>
      </w:r>
      <w:r w:rsidR="002911B4" w:rsidRPr="00725EC0">
        <w:rPr>
          <w:rFonts w:ascii="Arial" w:hAnsi="Arial" w:cs="Arial"/>
          <w:sz w:val="24"/>
          <w:szCs w:val="24"/>
          <w:lang w:val="es-CO"/>
        </w:rPr>
        <w:t>E</w:t>
      </w:r>
      <w:r w:rsidR="00A334F1" w:rsidRPr="00725EC0">
        <w:rPr>
          <w:rFonts w:ascii="Arial" w:hAnsi="Arial" w:cs="Arial"/>
          <w:sz w:val="24"/>
          <w:szCs w:val="24"/>
          <w:lang w:val="es-CO"/>
        </w:rPr>
        <w:t xml:space="preserve">s relevante mencionar que esta delimitación dio prioridad a municipios con baja cobertura del servicio, </w:t>
      </w:r>
      <w:r w:rsidR="00FE2505" w:rsidRPr="00725EC0">
        <w:rPr>
          <w:rFonts w:ascii="Arial" w:hAnsi="Arial" w:cs="Arial"/>
          <w:sz w:val="24"/>
          <w:szCs w:val="24"/>
          <w:lang w:val="es-CO"/>
        </w:rPr>
        <w:t xml:space="preserve">pero también permitió que las </w:t>
      </w:r>
      <w:r w:rsidR="009C3E7C" w:rsidRPr="00725EC0">
        <w:rPr>
          <w:rFonts w:ascii="Arial" w:hAnsi="Arial" w:cs="Arial"/>
          <w:sz w:val="24"/>
          <w:szCs w:val="24"/>
          <w:lang w:val="es-CO"/>
        </w:rPr>
        <w:t>sub</w:t>
      </w:r>
      <w:r w:rsidR="00FE2505" w:rsidRPr="00725EC0">
        <w:rPr>
          <w:rFonts w:ascii="Arial" w:hAnsi="Arial" w:cs="Arial"/>
          <w:sz w:val="24"/>
          <w:szCs w:val="24"/>
          <w:lang w:val="es-CO"/>
        </w:rPr>
        <w:t xml:space="preserve">regiones más pobladas del departamento tuvieran una participación notoria como el caso de la zona centro y norte. </w:t>
      </w:r>
      <w:r w:rsidR="003914F3" w:rsidRPr="00725EC0">
        <w:rPr>
          <w:rFonts w:ascii="Arial" w:hAnsi="Arial" w:cs="Arial"/>
          <w:sz w:val="24"/>
          <w:szCs w:val="24"/>
        </w:rPr>
        <w:t>La tabla 2 presenta el universo de viviendas por municipio y subregión.</w:t>
      </w:r>
    </w:p>
    <w:p w14:paraId="4593D251" w14:textId="412D30E7" w:rsidR="00E976CF" w:rsidRPr="00725EC0" w:rsidRDefault="005F1729" w:rsidP="002D1241">
      <w:pPr>
        <w:pStyle w:val="Descripcin"/>
        <w:spacing w:line="276" w:lineRule="auto"/>
        <w:jc w:val="center"/>
        <w:rPr>
          <w:rFonts w:ascii="Arial" w:hAnsi="Arial" w:cs="Arial"/>
          <w:sz w:val="24"/>
          <w:szCs w:val="24"/>
        </w:rPr>
      </w:pPr>
      <w:r w:rsidRPr="00725EC0">
        <w:rPr>
          <w:rFonts w:ascii="Arial" w:hAnsi="Arial" w:cs="Arial"/>
          <w:sz w:val="24"/>
          <w:szCs w:val="24"/>
        </w:rPr>
        <w:t xml:space="preserve">Tabla </w:t>
      </w:r>
      <w:r w:rsidR="00737C3C" w:rsidRPr="00725EC0">
        <w:rPr>
          <w:rFonts w:ascii="Arial" w:hAnsi="Arial" w:cs="Arial"/>
          <w:noProof/>
          <w:sz w:val="24"/>
          <w:szCs w:val="24"/>
        </w:rPr>
        <w:fldChar w:fldCharType="begin"/>
      </w:r>
      <w:r w:rsidR="00737C3C" w:rsidRPr="00725EC0">
        <w:rPr>
          <w:rFonts w:ascii="Arial" w:hAnsi="Arial" w:cs="Arial"/>
          <w:noProof/>
          <w:sz w:val="24"/>
          <w:szCs w:val="24"/>
        </w:rPr>
        <w:instrText xml:space="preserve"> SEQ Tabla \* ARABIC </w:instrText>
      </w:r>
      <w:r w:rsidR="00737C3C" w:rsidRPr="00725EC0">
        <w:rPr>
          <w:rFonts w:ascii="Arial" w:hAnsi="Arial" w:cs="Arial"/>
          <w:noProof/>
          <w:sz w:val="24"/>
          <w:szCs w:val="24"/>
        </w:rPr>
        <w:fldChar w:fldCharType="separate"/>
      </w:r>
      <w:r w:rsidR="0083112C" w:rsidRPr="00725EC0">
        <w:rPr>
          <w:rFonts w:ascii="Arial" w:hAnsi="Arial" w:cs="Arial"/>
          <w:noProof/>
          <w:sz w:val="24"/>
          <w:szCs w:val="24"/>
        </w:rPr>
        <w:t>2</w:t>
      </w:r>
      <w:r w:rsidR="00737C3C" w:rsidRPr="00725EC0">
        <w:rPr>
          <w:rFonts w:ascii="Arial" w:hAnsi="Arial" w:cs="Arial"/>
          <w:noProof/>
          <w:sz w:val="24"/>
          <w:szCs w:val="24"/>
        </w:rPr>
        <w:fldChar w:fldCharType="end"/>
      </w:r>
      <w:r w:rsidRPr="00725EC0">
        <w:rPr>
          <w:rFonts w:ascii="Arial" w:hAnsi="Arial" w:cs="Arial"/>
          <w:sz w:val="24"/>
          <w:szCs w:val="24"/>
        </w:rPr>
        <w:t xml:space="preserve">. </w:t>
      </w:r>
      <w:r w:rsidR="00DB6D28" w:rsidRPr="00725EC0">
        <w:rPr>
          <w:rFonts w:ascii="Arial" w:hAnsi="Arial" w:cs="Arial"/>
          <w:sz w:val="24"/>
          <w:szCs w:val="24"/>
        </w:rPr>
        <w:t xml:space="preserve">Universo de viviendas consideradas para el diseño muestral según municipio y/o </w:t>
      </w:r>
      <w:r w:rsidR="009C3E7C" w:rsidRPr="00725EC0">
        <w:rPr>
          <w:rFonts w:ascii="Arial" w:hAnsi="Arial" w:cs="Arial"/>
          <w:sz w:val="24"/>
          <w:szCs w:val="24"/>
        </w:rPr>
        <w:t>sub</w:t>
      </w:r>
      <w:r w:rsidR="00DB6D28" w:rsidRPr="00725EC0">
        <w:rPr>
          <w:rFonts w:ascii="Arial" w:hAnsi="Arial" w:cs="Arial"/>
          <w:sz w:val="24"/>
          <w:szCs w:val="24"/>
        </w:rPr>
        <w:t>región</w:t>
      </w:r>
    </w:p>
    <w:p w14:paraId="7A47DEFF" w14:textId="296AC2F9" w:rsidR="00E976CF" w:rsidRPr="00725EC0" w:rsidRDefault="00F90833" w:rsidP="002D1241">
      <w:pPr>
        <w:spacing w:after="0" w:line="276" w:lineRule="auto"/>
        <w:jc w:val="center"/>
        <w:rPr>
          <w:rFonts w:ascii="Arial" w:hAnsi="Arial" w:cs="Arial"/>
          <w:sz w:val="24"/>
          <w:szCs w:val="24"/>
        </w:rPr>
      </w:pPr>
      <w:r w:rsidRPr="00F90833">
        <w:rPr>
          <w:rFonts w:ascii="Arial" w:hAnsi="Arial" w:cs="Arial"/>
          <w:noProof/>
          <w:sz w:val="24"/>
          <w:szCs w:val="24"/>
        </w:rPr>
        <w:object w:dxaOrig="12914" w:dyaOrig="14106" w14:anchorId="46B62A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36.5pt;height:476.1pt;mso-width-percent:0;mso-height-percent:0;mso-width-percent:0;mso-height-percent:0" o:ole="">
            <v:imagedata r:id="rId17" o:title=""/>
          </v:shape>
          <o:OLEObject Type="Embed" ProgID="Excel.Sheet.12" ShapeID="_x0000_i1027" DrawAspect="Content" ObjectID="_1709039447" r:id="rId18"/>
        </w:object>
      </w:r>
    </w:p>
    <w:p w14:paraId="25B7C00B" w14:textId="013B9100" w:rsidR="00E976CF" w:rsidRPr="00725EC0" w:rsidRDefault="00E976CF" w:rsidP="002D1241">
      <w:pPr>
        <w:spacing w:after="0" w:line="276" w:lineRule="auto"/>
        <w:jc w:val="center"/>
        <w:rPr>
          <w:rFonts w:ascii="Arial" w:hAnsi="Arial" w:cs="Arial"/>
          <w:sz w:val="20"/>
          <w:szCs w:val="20"/>
          <w:lang w:val="es-CO"/>
        </w:rPr>
      </w:pPr>
      <w:r w:rsidRPr="00725EC0">
        <w:rPr>
          <w:rFonts w:ascii="Arial" w:hAnsi="Arial" w:cs="Arial"/>
          <w:sz w:val="20"/>
          <w:szCs w:val="20"/>
          <w:lang w:val="es-CO"/>
        </w:rPr>
        <w:t xml:space="preserve">Fuente: PERS Cauca con base en </w:t>
      </w:r>
      <w:r w:rsidR="00213898" w:rsidRPr="00725EC0">
        <w:rPr>
          <w:rFonts w:ascii="Arial" w:hAnsi="Arial" w:cs="Arial"/>
          <w:sz w:val="20"/>
          <w:szCs w:val="20"/>
          <w:lang w:val="es-CO"/>
        </w:rPr>
        <w:t xml:space="preserve">DANE, </w:t>
      </w:r>
      <w:r w:rsidR="00DB6D28" w:rsidRPr="00725EC0">
        <w:rPr>
          <w:rFonts w:ascii="Arial" w:hAnsi="Arial" w:cs="Arial"/>
          <w:sz w:val="20"/>
          <w:szCs w:val="20"/>
          <w:lang w:val="es-CO"/>
        </w:rPr>
        <w:t>Censo de Población y Vivienda 2018 y Proyecciones de la Población</w:t>
      </w:r>
    </w:p>
    <w:p w14:paraId="2B8C6868" w14:textId="6416B6C2" w:rsidR="009E75B7" w:rsidRPr="00725EC0" w:rsidRDefault="009E75B7" w:rsidP="009E75B7">
      <w:pPr>
        <w:pStyle w:val="Textocomentario"/>
        <w:jc w:val="center"/>
        <w:rPr>
          <w:rFonts w:ascii="Arial" w:hAnsi="Arial" w:cs="Arial"/>
          <w:lang w:val="es-CO"/>
        </w:rPr>
      </w:pPr>
      <w:r w:rsidRPr="00725EC0">
        <w:rPr>
          <w:rFonts w:ascii="Arial" w:hAnsi="Arial" w:cs="Arial"/>
          <w:lang w:val="es-CO"/>
        </w:rPr>
        <w:t>Nota: Los municipios resaltados indica</w:t>
      </w:r>
      <w:r w:rsidR="00280312" w:rsidRPr="00725EC0">
        <w:rPr>
          <w:rFonts w:ascii="Arial" w:hAnsi="Arial" w:cs="Arial"/>
          <w:lang w:val="es-CO"/>
        </w:rPr>
        <w:t>n</w:t>
      </w:r>
      <w:r w:rsidRPr="00725EC0">
        <w:rPr>
          <w:rFonts w:ascii="Arial" w:hAnsi="Arial" w:cs="Arial"/>
          <w:lang w:val="es-CO"/>
        </w:rPr>
        <w:t xml:space="preserve"> que el índice de ruralidad supera el 40%.</w:t>
      </w:r>
    </w:p>
    <w:p w14:paraId="635169B3" w14:textId="77777777" w:rsidR="00593F6F" w:rsidRPr="00725EC0" w:rsidRDefault="00593F6F" w:rsidP="009E75B7">
      <w:pPr>
        <w:pStyle w:val="Textocomentario"/>
        <w:jc w:val="center"/>
        <w:rPr>
          <w:rFonts w:ascii="Arial" w:hAnsi="Arial" w:cs="Arial"/>
          <w:lang w:val="es-CO"/>
        </w:rPr>
      </w:pPr>
    </w:p>
    <w:p w14:paraId="6E771270" w14:textId="39E84D6F" w:rsidR="003914F3" w:rsidRPr="00725EC0" w:rsidRDefault="003914F3" w:rsidP="003914F3">
      <w:pPr>
        <w:spacing w:line="276" w:lineRule="auto"/>
        <w:jc w:val="both"/>
        <w:rPr>
          <w:rFonts w:ascii="Arial" w:hAnsi="Arial" w:cs="Arial"/>
          <w:sz w:val="24"/>
          <w:szCs w:val="24"/>
        </w:rPr>
      </w:pPr>
      <w:r w:rsidRPr="00725EC0">
        <w:rPr>
          <w:rFonts w:ascii="Arial" w:hAnsi="Arial" w:cs="Arial"/>
          <w:sz w:val="24"/>
          <w:szCs w:val="24"/>
        </w:rPr>
        <w:t>En síntesis, se tomará como universo de estudio</w:t>
      </w:r>
      <w:r w:rsidR="008D0963" w:rsidRPr="00725EC0">
        <w:rPr>
          <w:rFonts w:ascii="Arial" w:hAnsi="Arial" w:cs="Arial"/>
          <w:sz w:val="24"/>
          <w:szCs w:val="24"/>
        </w:rPr>
        <w:t xml:space="preserve"> 285.</w:t>
      </w:r>
      <w:r w:rsidRPr="00725EC0">
        <w:rPr>
          <w:rFonts w:ascii="Arial" w:hAnsi="Arial" w:cs="Arial"/>
          <w:sz w:val="24"/>
          <w:szCs w:val="24"/>
        </w:rPr>
        <w:t>643 viviendas que representan 61.4% del total de viviendas proyectadas para el departamento del Cauca</w:t>
      </w:r>
      <w:r w:rsidR="00BD2145" w:rsidRPr="00725EC0">
        <w:rPr>
          <w:rFonts w:ascii="Arial" w:hAnsi="Arial" w:cs="Arial"/>
          <w:sz w:val="24"/>
          <w:szCs w:val="24"/>
        </w:rPr>
        <w:t xml:space="preserve"> (465.558)</w:t>
      </w:r>
      <w:r w:rsidRPr="00725EC0">
        <w:rPr>
          <w:rFonts w:ascii="Arial" w:hAnsi="Arial" w:cs="Arial"/>
          <w:sz w:val="24"/>
          <w:szCs w:val="24"/>
        </w:rPr>
        <w:t>, la mayoría localizadas en los municipios de la zona centro (29.98%) y zona norte (28.41%). Sin embargo, en las otras cinco subregiones el porcentaje de viviendas rurales y resto supera la participación relativa de viviendas ubicadas en cabeceras municipales (Gráfica 1). Una nota aclaratoria, es que al momento de estimar los factores de expansión a nivel subregional podrían existir variaciones leves en el universo estudio, esto se debe a que en el proceso inferencial se asumen errores de cobertura, sin embargo, dichas diferencias en términos porcentuales son cercanas al uno por ciento.</w:t>
      </w:r>
    </w:p>
    <w:p w14:paraId="6383AEC8" w14:textId="531488E4" w:rsidR="003F278B" w:rsidRPr="00725EC0" w:rsidRDefault="003F278B" w:rsidP="002D1241">
      <w:pPr>
        <w:pStyle w:val="Descripcin"/>
        <w:spacing w:line="276" w:lineRule="auto"/>
        <w:jc w:val="center"/>
        <w:rPr>
          <w:rFonts w:ascii="Arial" w:hAnsi="Arial" w:cs="Arial"/>
          <w:sz w:val="24"/>
          <w:szCs w:val="24"/>
          <w:lang w:val="es-CO"/>
        </w:rPr>
      </w:pPr>
      <w:r w:rsidRPr="00725EC0">
        <w:rPr>
          <w:rFonts w:ascii="Arial" w:hAnsi="Arial" w:cs="Arial"/>
          <w:sz w:val="24"/>
          <w:szCs w:val="24"/>
        </w:rPr>
        <w:t xml:space="preserve">Gráfica </w:t>
      </w:r>
      <w:r w:rsidR="00737C3C" w:rsidRPr="00725EC0">
        <w:rPr>
          <w:rFonts w:ascii="Arial" w:hAnsi="Arial" w:cs="Arial"/>
          <w:noProof/>
          <w:sz w:val="24"/>
          <w:szCs w:val="24"/>
        </w:rPr>
        <w:fldChar w:fldCharType="begin"/>
      </w:r>
      <w:r w:rsidR="00737C3C" w:rsidRPr="00725EC0">
        <w:rPr>
          <w:rFonts w:ascii="Arial" w:hAnsi="Arial" w:cs="Arial"/>
          <w:noProof/>
          <w:sz w:val="24"/>
          <w:szCs w:val="24"/>
        </w:rPr>
        <w:instrText xml:space="preserve"> SEQ Gráfica \* ARABIC </w:instrText>
      </w:r>
      <w:r w:rsidR="00737C3C" w:rsidRPr="00725EC0">
        <w:rPr>
          <w:rFonts w:ascii="Arial" w:hAnsi="Arial" w:cs="Arial"/>
          <w:noProof/>
          <w:sz w:val="24"/>
          <w:szCs w:val="24"/>
        </w:rPr>
        <w:fldChar w:fldCharType="separate"/>
      </w:r>
      <w:r w:rsidR="007334CB" w:rsidRPr="00725EC0">
        <w:rPr>
          <w:rFonts w:ascii="Arial" w:hAnsi="Arial" w:cs="Arial"/>
          <w:noProof/>
          <w:sz w:val="24"/>
          <w:szCs w:val="24"/>
        </w:rPr>
        <w:t>1</w:t>
      </w:r>
      <w:r w:rsidR="00737C3C" w:rsidRPr="00725EC0">
        <w:rPr>
          <w:rFonts w:ascii="Arial" w:hAnsi="Arial" w:cs="Arial"/>
          <w:noProof/>
          <w:sz w:val="24"/>
          <w:szCs w:val="24"/>
        </w:rPr>
        <w:fldChar w:fldCharType="end"/>
      </w:r>
      <w:r w:rsidRPr="00725EC0">
        <w:rPr>
          <w:rFonts w:ascii="Arial" w:hAnsi="Arial" w:cs="Arial"/>
          <w:sz w:val="24"/>
          <w:szCs w:val="24"/>
        </w:rPr>
        <w:t xml:space="preserve">. </w:t>
      </w:r>
      <w:r w:rsidRPr="00725EC0">
        <w:rPr>
          <w:rFonts w:ascii="Arial" w:hAnsi="Arial" w:cs="Arial"/>
          <w:sz w:val="24"/>
          <w:szCs w:val="24"/>
          <w:lang w:val="es-CO"/>
        </w:rPr>
        <w:t xml:space="preserve">Distribución porcentual de las proyecciones de viviendas según </w:t>
      </w:r>
      <w:r w:rsidR="00DC44CB" w:rsidRPr="00725EC0">
        <w:rPr>
          <w:rFonts w:ascii="Arial" w:hAnsi="Arial" w:cs="Arial"/>
          <w:sz w:val="24"/>
          <w:szCs w:val="24"/>
          <w:lang w:val="es-CO"/>
        </w:rPr>
        <w:t>sub</w:t>
      </w:r>
      <w:r w:rsidRPr="00725EC0">
        <w:rPr>
          <w:rFonts w:ascii="Arial" w:hAnsi="Arial" w:cs="Arial"/>
          <w:sz w:val="24"/>
          <w:szCs w:val="24"/>
          <w:lang w:val="es-CO"/>
        </w:rPr>
        <w:t>región y contexto, 2020</w:t>
      </w:r>
    </w:p>
    <w:p w14:paraId="66DACCFD" w14:textId="77777777" w:rsidR="003D05CB" w:rsidRPr="00725EC0" w:rsidRDefault="003D05CB" w:rsidP="002D1241">
      <w:pPr>
        <w:spacing w:line="276" w:lineRule="auto"/>
        <w:jc w:val="center"/>
        <w:rPr>
          <w:rFonts w:ascii="Arial" w:hAnsi="Arial" w:cs="Arial"/>
          <w:sz w:val="24"/>
          <w:szCs w:val="24"/>
          <w:lang w:val="es-CO"/>
        </w:rPr>
      </w:pPr>
      <w:r w:rsidRPr="00725EC0">
        <w:rPr>
          <w:rFonts w:ascii="Arial" w:hAnsi="Arial" w:cs="Arial"/>
          <w:noProof/>
          <w:sz w:val="24"/>
          <w:szCs w:val="24"/>
          <w:lang w:val="es-CO" w:eastAsia="es-CO"/>
        </w:rPr>
        <w:drawing>
          <wp:inline distT="0" distB="0" distL="0" distR="0" wp14:anchorId="048813B3" wp14:editId="51597E58">
            <wp:extent cx="4396740" cy="2049780"/>
            <wp:effectExtent l="0" t="0" r="3810" b="762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2F6E3A5" w14:textId="690B46E6" w:rsidR="003D05CB" w:rsidRPr="00725EC0" w:rsidRDefault="003D05CB" w:rsidP="002D1241">
      <w:pPr>
        <w:spacing w:line="276" w:lineRule="auto"/>
        <w:jc w:val="center"/>
        <w:rPr>
          <w:rFonts w:ascii="Arial" w:hAnsi="Arial" w:cs="Arial"/>
          <w:sz w:val="20"/>
          <w:szCs w:val="20"/>
          <w:lang w:val="es-CO"/>
        </w:rPr>
      </w:pPr>
      <w:r w:rsidRPr="00725EC0">
        <w:rPr>
          <w:rFonts w:ascii="Arial" w:hAnsi="Arial" w:cs="Arial"/>
          <w:sz w:val="20"/>
          <w:szCs w:val="20"/>
          <w:lang w:val="es-CO"/>
        </w:rPr>
        <w:t>Fuente: PERS Cauca con base en Censo de Población y Vivienda 2018 y Proyecciones de la Población de los municipios de Colombia.</w:t>
      </w:r>
    </w:p>
    <w:p w14:paraId="70ABDB44" w14:textId="2F5786D0" w:rsidR="003914F3" w:rsidRPr="00725EC0" w:rsidRDefault="003914F3" w:rsidP="003914F3">
      <w:pPr>
        <w:spacing w:line="276" w:lineRule="auto"/>
        <w:jc w:val="both"/>
        <w:rPr>
          <w:rFonts w:ascii="Arial" w:hAnsi="Arial" w:cs="Arial"/>
          <w:sz w:val="20"/>
          <w:szCs w:val="20"/>
          <w:lang w:val="es-CO"/>
        </w:rPr>
      </w:pPr>
    </w:p>
    <w:p w14:paraId="4BDB9E1F" w14:textId="434DECD2" w:rsidR="003914F3" w:rsidRPr="00725EC0" w:rsidRDefault="003914F3" w:rsidP="003914F3">
      <w:pPr>
        <w:spacing w:line="276" w:lineRule="auto"/>
        <w:jc w:val="both"/>
        <w:rPr>
          <w:rFonts w:ascii="Arial" w:hAnsi="Arial" w:cs="Arial"/>
          <w:sz w:val="20"/>
          <w:szCs w:val="20"/>
          <w:lang w:val="es-CO"/>
        </w:rPr>
      </w:pPr>
    </w:p>
    <w:p w14:paraId="1F82FACD" w14:textId="7EDC3B06" w:rsidR="003914F3" w:rsidRPr="00725EC0" w:rsidRDefault="003914F3" w:rsidP="003914F3">
      <w:pPr>
        <w:spacing w:line="276" w:lineRule="auto"/>
        <w:jc w:val="both"/>
        <w:rPr>
          <w:rFonts w:ascii="Arial" w:hAnsi="Arial" w:cs="Arial"/>
          <w:sz w:val="20"/>
          <w:szCs w:val="20"/>
          <w:lang w:val="es-CO"/>
        </w:rPr>
      </w:pPr>
    </w:p>
    <w:p w14:paraId="61D149FE" w14:textId="35107602" w:rsidR="003914F3" w:rsidRPr="00725EC0" w:rsidRDefault="003914F3" w:rsidP="003914F3">
      <w:pPr>
        <w:spacing w:line="276" w:lineRule="auto"/>
        <w:jc w:val="both"/>
        <w:rPr>
          <w:rFonts w:ascii="Arial" w:hAnsi="Arial" w:cs="Arial"/>
          <w:sz w:val="20"/>
          <w:szCs w:val="20"/>
          <w:lang w:val="es-CO"/>
        </w:rPr>
      </w:pPr>
    </w:p>
    <w:p w14:paraId="538BF14F" w14:textId="3AB54196" w:rsidR="003914F3" w:rsidRPr="00725EC0" w:rsidRDefault="003914F3" w:rsidP="003914F3">
      <w:pPr>
        <w:spacing w:line="276" w:lineRule="auto"/>
        <w:jc w:val="both"/>
        <w:rPr>
          <w:rFonts w:ascii="Arial" w:hAnsi="Arial" w:cs="Arial"/>
          <w:sz w:val="20"/>
          <w:szCs w:val="20"/>
          <w:lang w:val="es-CO"/>
        </w:rPr>
      </w:pPr>
    </w:p>
    <w:p w14:paraId="56A1E1D2" w14:textId="1B611653" w:rsidR="003914F3" w:rsidRPr="00725EC0" w:rsidRDefault="003914F3" w:rsidP="003914F3">
      <w:pPr>
        <w:spacing w:line="276" w:lineRule="auto"/>
        <w:jc w:val="both"/>
        <w:rPr>
          <w:rFonts w:ascii="Arial" w:hAnsi="Arial" w:cs="Arial"/>
          <w:sz w:val="20"/>
          <w:szCs w:val="20"/>
          <w:lang w:val="es-CO"/>
        </w:rPr>
      </w:pPr>
    </w:p>
    <w:p w14:paraId="76A22A3E" w14:textId="463B804A" w:rsidR="003914F3" w:rsidRPr="00725EC0" w:rsidRDefault="003914F3" w:rsidP="003914F3">
      <w:pPr>
        <w:spacing w:line="276" w:lineRule="auto"/>
        <w:jc w:val="both"/>
        <w:rPr>
          <w:rFonts w:ascii="Arial" w:hAnsi="Arial" w:cs="Arial"/>
          <w:sz w:val="20"/>
          <w:szCs w:val="20"/>
          <w:lang w:val="es-CO"/>
        </w:rPr>
      </w:pPr>
    </w:p>
    <w:p w14:paraId="73B562C8" w14:textId="109B92F0" w:rsidR="003914F3" w:rsidRPr="00725EC0" w:rsidRDefault="003914F3" w:rsidP="003914F3">
      <w:pPr>
        <w:spacing w:line="276" w:lineRule="auto"/>
        <w:jc w:val="both"/>
        <w:rPr>
          <w:rFonts w:ascii="Arial" w:hAnsi="Arial" w:cs="Arial"/>
          <w:sz w:val="20"/>
          <w:szCs w:val="20"/>
          <w:lang w:val="es-CO"/>
        </w:rPr>
      </w:pPr>
    </w:p>
    <w:p w14:paraId="3B60B377" w14:textId="07D1B181" w:rsidR="003914F3" w:rsidRPr="00725EC0" w:rsidRDefault="003914F3" w:rsidP="003914F3">
      <w:pPr>
        <w:spacing w:line="276" w:lineRule="auto"/>
        <w:jc w:val="both"/>
        <w:rPr>
          <w:rFonts w:ascii="Arial" w:hAnsi="Arial" w:cs="Arial"/>
          <w:sz w:val="20"/>
          <w:szCs w:val="20"/>
          <w:lang w:val="es-CO"/>
        </w:rPr>
      </w:pPr>
    </w:p>
    <w:p w14:paraId="12934A1A" w14:textId="77777777" w:rsidR="003914F3" w:rsidRPr="00725EC0" w:rsidRDefault="003914F3" w:rsidP="003914F3">
      <w:pPr>
        <w:spacing w:line="276" w:lineRule="auto"/>
        <w:jc w:val="both"/>
        <w:rPr>
          <w:rFonts w:ascii="Arial" w:hAnsi="Arial" w:cs="Arial"/>
          <w:sz w:val="20"/>
          <w:szCs w:val="20"/>
          <w:lang w:val="es-CO"/>
        </w:rPr>
      </w:pPr>
    </w:p>
    <w:p w14:paraId="281B5EDE" w14:textId="1D150F02" w:rsidR="00D917E7" w:rsidRPr="00725EC0" w:rsidRDefault="00FB212E" w:rsidP="002D1241">
      <w:pPr>
        <w:pStyle w:val="Ttulo1"/>
        <w:numPr>
          <w:ilvl w:val="0"/>
          <w:numId w:val="9"/>
        </w:numPr>
        <w:spacing w:line="276" w:lineRule="auto"/>
        <w:rPr>
          <w:rFonts w:cs="Arial"/>
          <w:szCs w:val="24"/>
          <w:lang w:val="es-CO"/>
        </w:rPr>
      </w:pPr>
      <w:r w:rsidRPr="00725EC0">
        <w:rPr>
          <w:rFonts w:cs="Arial"/>
          <w:szCs w:val="24"/>
          <w:lang w:val="es-CO"/>
        </w:rPr>
        <w:lastRenderedPageBreak/>
        <w:t>Diseño muestral</w:t>
      </w:r>
    </w:p>
    <w:p w14:paraId="6648DC4D" w14:textId="58A43CE9" w:rsidR="002817BC" w:rsidRPr="00725EC0" w:rsidRDefault="002817BC" w:rsidP="002D1241">
      <w:pPr>
        <w:spacing w:line="276" w:lineRule="auto"/>
        <w:jc w:val="both"/>
        <w:rPr>
          <w:rFonts w:ascii="Arial" w:hAnsi="Arial" w:cs="Arial"/>
          <w:sz w:val="24"/>
          <w:szCs w:val="24"/>
        </w:rPr>
      </w:pPr>
      <w:r w:rsidRPr="00725EC0">
        <w:rPr>
          <w:rFonts w:ascii="Arial" w:hAnsi="Arial" w:cs="Arial"/>
          <w:sz w:val="24"/>
          <w:szCs w:val="24"/>
        </w:rPr>
        <w:t>Para la estimación de la varianza se emplearon diversos indicadores de acceso a cobertura eléctrica o número de unidades suscri</w:t>
      </w:r>
      <w:r w:rsidR="00EC3926" w:rsidRPr="00725EC0">
        <w:rPr>
          <w:rFonts w:ascii="Arial" w:hAnsi="Arial" w:cs="Arial"/>
          <w:sz w:val="24"/>
          <w:szCs w:val="24"/>
        </w:rPr>
        <w:t>p</w:t>
      </w:r>
      <w:r w:rsidRPr="00725EC0">
        <w:rPr>
          <w:rFonts w:ascii="Arial" w:hAnsi="Arial" w:cs="Arial"/>
          <w:sz w:val="24"/>
          <w:szCs w:val="24"/>
        </w:rPr>
        <w:t>toras del servicio</w:t>
      </w:r>
      <w:r w:rsidR="007C0939" w:rsidRPr="00725EC0">
        <w:rPr>
          <w:rFonts w:ascii="Arial" w:hAnsi="Arial" w:cs="Arial"/>
          <w:sz w:val="24"/>
          <w:szCs w:val="24"/>
        </w:rPr>
        <w:t>.</w:t>
      </w:r>
      <w:r w:rsidRPr="00725EC0">
        <w:rPr>
          <w:rFonts w:ascii="Arial" w:hAnsi="Arial" w:cs="Arial"/>
          <w:sz w:val="24"/>
          <w:szCs w:val="24"/>
        </w:rPr>
        <w:t xml:space="preserve"> </w:t>
      </w:r>
      <w:r w:rsidR="007C0939" w:rsidRPr="00725EC0">
        <w:rPr>
          <w:rFonts w:ascii="Arial" w:hAnsi="Arial" w:cs="Arial"/>
          <w:sz w:val="24"/>
          <w:szCs w:val="24"/>
        </w:rPr>
        <w:t>E</w:t>
      </w:r>
      <w:r w:rsidRPr="00725EC0">
        <w:rPr>
          <w:rFonts w:ascii="Arial" w:hAnsi="Arial" w:cs="Arial"/>
          <w:sz w:val="24"/>
          <w:szCs w:val="24"/>
        </w:rPr>
        <w:t xml:space="preserve">n este apartado, los resultados se centran en los indicadores seleccionados para el tamaño de muestra </w:t>
      </w:r>
      <w:r w:rsidR="00817068" w:rsidRPr="00725EC0">
        <w:rPr>
          <w:rFonts w:ascii="Arial" w:hAnsi="Arial" w:cs="Arial"/>
          <w:sz w:val="24"/>
          <w:szCs w:val="24"/>
        </w:rPr>
        <w:t>ó</w:t>
      </w:r>
      <w:r w:rsidRPr="00725EC0">
        <w:rPr>
          <w:rFonts w:ascii="Arial" w:hAnsi="Arial" w:cs="Arial"/>
          <w:sz w:val="24"/>
          <w:szCs w:val="24"/>
        </w:rPr>
        <w:t xml:space="preserve">ptimo, sin embargo, en los siguientes segmentos se resumen las estimaciones </w:t>
      </w:r>
      <w:r w:rsidR="003914F3" w:rsidRPr="00725EC0">
        <w:rPr>
          <w:rFonts w:ascii="Arial" w:hAnsi="Arial" w:cs="Arial"/>
          <w:sz w:val="24"/>
          <w:szCs w:val="24"/>
        </w:rPr>
        <w:t>con base en</w:t>
      </w:r>
      <w:r w:rsidRPr="00725EC0">
        <w:rPr>
          <w:rFonts w:ascii="Arial" w:hAnsi="Arial" w:cs="Arial"/>
          <w:sz w:val="24"/>
          <w:szCs w:val="24"/>
        </w:rPr>
        <w:t xml:space="preserve"> distintas fuentes de información.</w:t>
      </w:r>
    </w:p>
    <w:p w14:paraId="5628C13A" w14:textId="64B52FBE" w:rsidR="00152CD8" w:rsidRPr="00725EC0" w:rsidRDefault="00152CD8" w:rsidP="002D1241">
      <w:pPr>
        <w:pStyle w:val="Ttulo2"/>
        <w:numPr>
          <w:ilvl w:val="1"/>
          <w:numId w:val="9"/>
        </w:numPr>
        <w:spacing w:line="276" w:lineRule="auto"/>
        <w:rPr>
          <w:rFonts w:cs="Arial"/>
          <w:szCs w:val="24"/>
          <w:lang w:val="es-CO"/>
        </w:rPr>
      </w:pPr>
      <w:r w:rsidRPr="00725EC0">
        <w:rPr>
          <w:rFonts w:cs="Arial"/>
          <w:szCs w:val="24"/>
          <w:lang w:val="es-CO"/>
        </w:rPr>
        <w:t>Indicadores para estimar la varianza</w:t>
      </w:r>
      <w:r w:rsidR="00CF2555" w:rsidRPr="00725EC0">
        <w:rPr>
          <w:rFonts w:cs="Arial"/>
          <w:szCs w:val="24"/>
          <w:lang w:val="es-CO"/>
        </w:rPr>
        <w:t xml:space="preserve"> en las unidades residenciales</w:t>
      </w:r>
    </w:p>
    <w:p w14:paraId="5E5D9016" w14:textId="18D5841F" w:rsidR="001B5246" w:rsidRPr="00725EC0" w:rsidRDefault="00C55B0C" w:rsidP="002D1241">
      <w:pPr>
        <w:spacing w:line="276" w:lineRule="auto"/>
        <w:jc w:val="both"/>
        <w:rPr>
          <w:rFonts w:ascii="Arial" w:hAnsi="Arial" w:cs="Arial"/>
          <w:sz w:val="24"/>
          <w:szCs w:val="24"/>
          <w:lang w:val="es-CO"/>
        </w:rPr>
      </w:pPr>
      <w:r w:rsidRPr="00725EC0">
        <w:rPr>
          <w:rFonts w:ascii="Arial" w:hAnsi="Arial" w:cs="Arial"/>
          <w:sz w:val="24"/>
          <w:szCs w:val="24"/>
          <w:lang w:val="es-CO"/>
        </w:rPr>
        <w:t>Para aproximarnos a los parámetros poblacionales de las viviendas rurales se consideraron distintas fuentes de información que proporcionan la variabilidad del objeto de estudio (cobertura de energía eléctrica</w:t>
      </w:r>
      <w:r w:rsidR="00883883" w:rsidRPr="00725EC0">
        <w:rPr>
          <w:rFonts w:ascii="Arial" w:hAnsi="Arial" w:cs="Arial"/>
          <w:sz w:val="24"/>
          <w:szCs w:val="24"/>
          <w:lang w:val="es-CO"/>
        </w:rPr>
        <w:t>)</w:t>
      </w:r>
      <w:r w:rsidRPr="00725EC0">
        <w:rPr>
          <w:rFonts w:ascii="Arial" w:hAnsi="Arial" w:cs="Arial"/>
          <w:sz w:val="24"/>
          <w:szCs w:val="24"/>
          <w:lang w:val="es-CO"/>
        </w:rPr>
        <w:t xml:space="preserve">. </w:t>
      </w:r>
      <w:r w:rsidR="006A3013" w:rsidRPr="00725EC0">
        <w:rPr>
          <w:rFonts w:ascii="Arial" w:hAnsi="Arial" w:cs="Arial"/>
          <w:sz w:val="24"/>
          <w:szCs w:val="24"/>
          <w:lang w:val="es-CO"/>
        </w:rPr>
        <w:t xml:space="preserve">Los </w:t>
      </w:r>
      <w:r w:rsidRPr="00725EC0">
        <w:rPr>
          <w:rFonts w:ascii="Arial" w:hAnsi="Arial" w:cs="Arial"/>
          <w:sz w:val="24"/>
          <w:szCs w:val="24"/>
          <w:lang w:val="es-CO"/>
        </w:rPr>
        <w:t>indicador</w:t>
      </w:r>
      <w:r w:rsidR="006A3013" w:rsidRPr="00725EC0">
        <w:rPr>
          <w:rFonts w:ascii="Arial" w:hAnsi="Arial" w:cs="Arial"/>
          <w:sz w:val="24"/>
          <w:szCs w:val="24"/>
          <w:lang w:val="es-CO"/>
        </w:rPr>
        <w:t>es</w:t>
      </w:r>
      <w:r w:rsidRPr="00725EC0">
        <w:rPr>
          <w:rFonts w:ascii="Arial" w:hAnsi="Arial" w:cs="Arial"/>
          <w:sz w:val="24"/>
          <w:szCs w:val="24"/>
          <w:lang w:val="es-CO"/>
        </w:rPr>
        <w:t xml:space="preserve"> </w:t>
      </w:r>
      <w:r w:rsidR="006A3013" w:rsidRPr="00725EC0">
        <w:rPr>
          <w:rFonts w:ascii="Arial" w:hAnsi="Arial" w:cs="Arial"/>
          <w:sz w:val="24"/>
          <w:szCs w:val="24"/>
          <w:lang w:val="es-CO"/>
        </w:rPr>
        <w:t xml:space="preserve">empleados </w:t>
      </w:r>
      <w:r w:rsidRPr="00725EC0">
        <w:rPr>
          <w:rFonts w:ascii="Arial" w:hAnsi="Arial" w:cs="Arial"/>
          <w:sz w:val="24"/>
          <w:szCs w:val="24"/>
          <w:lang w:val="es-CO"/>
        </w:rPr>
        <w:t xml:space="preserve">para estimar el tamaño de muestra </w:t>
      </w:r>
      <w:r w:rsidR="00883883" w:rsidRPr="00725EC0">
        <w:rPr>
          <w:rFonts w:ascii="Arial" w:hAnsi="Arial" w:cs="Arial"/>
          <w:sz w:val="24"/>
          <w:szCs w:val="24"/>
          <w:lang w:val="es-CO"/>
        </w:rPr>
        <w:t>ó</w:t>
      </w:r>
      <w:r w:rsidRPr="00725EC0">
        <w:rPr>
          <w:rFonts w:ascii="Arial" w:hAnsi="Arial" w:cs="Arial"/>
          <w:sz w:val="24"/>
          <w:szCs w:val="24"/>
          <w:lang w:val="es-CO"/>
        </w:rPr>
        <w:t>ptimo fue</w:t>
      </w:r>
      <w:r w:rsidR="006A3013" w:rsidRPr="00725EC0">
        <w:rPr>
          <w:rFonts w:ascii="Arial" w:hAnsi="Arial" w:cs="Arial"/>
          <w:sz w:val="24"/>
          <w:szCs w:val="24"/>
          <w:lang w:val="es-CO"/>
        </w:rPr>
        <w:t>ron</w:t>
      </w:r>
      <w:r w:rsidRPr="00725EC0">
        <w:rPr>
          <w:rFonts w:ascii="Arial" w:hAnsi="Arial" w:cs="Arial"/>
          <w:sz w:val="24"/>
          <w:szCs w:val="24"/>
          <w:lang w:val="es-CO"/>
        </w:rPr>
        <w:t xml:space="preserve"> el porcentaje de viviendas sin acceso a energía eléctrica a nivel municipal</w:t>
      </w:r>
      <w:r w:rsidR="006A3013" w:rsidRPr="00725EC0">
        <w:rPr>
          <w:rFonts w:ascii="Arial" w:hAnsi="Arial" w:cs="Arial"/>
          <w:sz w:val="24"/>
          <w:szCs w:val="24"/>
          <w:lang w:val="es-CO"/>
        </w:rPr>
        <w:t xml:space="preserve"> a partir</w:t>
      </w:r>
      <w:r w:rsidRPr="00725EC0">
        <w:rPr>
          <w:rFonts w:ascii="Arial" w:hAnsi="Arial" w:cs="Arial"/>
          <w:sz w:val="24"/>
          <w:szCs w:val="24"/>
          <w:lang w:val="es-CO"/>
        </w:rPr>
        <w:t xml:space="preserve"> del Censo Naciona</w:t>
      </w:r>
      <w:r w:rsidR="001B5246" w:rsidRPr="00725EC0">
        <w:rPr>
          <w:rFonts w:ascii="Arial" w:hAnsi="Arial" w:cs="Arial"/>
          <w:sz w:val="24"/>
          <w:szCs w:val="24"/>
          <w:lang w:val="es-CO"/>
        </w:rPr>
        <w:t>l de Población y Vivienda 2018</w:t>
      </w:r>
      <w:r w:rsidR="003D05CB" w:rsidRPr="00725EC0">
        <w:rPr>
          <w:rFonts w:ascii="Arial" w:hAnsi="Arial" w:cs="Arial"/>
          <w:sz w:val="24"/>
          <w:szCs w:val="24"/>
          <w:lang w:val="es-CO"/>
        </w:rPr>
        <w:t xml:space="preserve"> y de la </w:t>
      </w:r>
      <w:r w:rsidR="002817BC" w:rsidRPr="00725EC0">
        <w:rPr>
          <w:rFonts w:ascii="Arial" w:hAnsi="Arial" w:cs="Arial"/>
          <w:sz w:val="24"/>
          <w:szCs w:val="24"/>
          <w:lang w:val="es-CO"/>
        </w:rPr>
        <w:t xml:space="preserve">información del </w:t>
      </w:r>
      <w:r w:rsidR="002817BC" w:rsidRPr="00725EC0" w:rsidDel="003D05CB">
        <w:rPr>
          <w:rFonts w:ascii="Arial" w:hAnsi="Arial" w:cs="Arial"/>
          <w:sz w:val="24"/>
          <w:szCs w:val="24"/>
          <w:lang w:val="es-CO"/>
        </w:rPr>
        <w:t>Plan</w:t>
      </w:r>
      <w:r w:rsidR="003D05CB" w:rsidRPr="00725EC0">
        <w:rPr>
          <w:rFonts w:ascii="Arial" w:hAnsi="Arial" w:cs="Arial"/>
          <w:sz w:val="24"/>
          <w:szCs w:val="24"/>
          <w:lang w:val="es-CO"/>
        </w:rPr>
        <w:t xml:space="preserve"> Indicativo de Expansión de Cobertura de Energía Eléctrica (PIE</w:t>
      </w:r>
      <w:r w:rsidR="00EC3926" w:rsidRPr="00725EC0">
        <w:rPr>
          <w:rFonts w:ascii="Arial" w:hAnsi="Arial" w:cs="Arial"/>
          <w:sz w:val="24"/>
          <w:szCs w:val="24"/>
          <w:lang w:val="es-CO"/>
        </w:rPr>
        <w:t>C</w:t>
      </w:r>
      <w:r w:rsidR="003D05CB" w:rsidRPr="00725EC0">
        <w:rPr>
          <w:rFonts w:ascii="Arial" w:hAnsi="Arial" w:cs="Arial"/>
          <w:sz w:val="24"/>
          <w:szCs w:val="24"/>
          <w:lang w:val="es-CO"/>
        </w:rPr>
        <w:t>) de 201</w:t>
      </w:r>
      <w:r w:rsidR="00ED15C7" w:rsidRPr="00725EC0">
        <w:rPr>
          <w:rFonts w:ascii="Arial" w:hAnsi="Arial" w:cs="Arial"/>
          <w:sz w:val="24"/>
          <w:szCs w:val="24"/>
          <w:lang w:val="es-CO"/>
        </w:rPr>
        <w:t>8</w:t>
      </w:r>
      <w:r w:rsidR="003D05CB" w:rsidRPr="00725EC0">
        <w:rPr>
          <w:rFonts w:ascii="Arial" w:hAnsi="Arial" w:cs="Arial"/>
          <w:sz w:val="24"/>
          <w:szCs w:val="24"/>
          <w:lang w:val="es-CO"/>
        </w:rPr>
        <w:t xml:space="preserve"> de la Unidad de Planeación Minero-Energética. </w:t>
      </w:r>
    </w:p>
    <w:p w14:paraId="590D90E6" w14:textId="41A3E9EB" w:rsidR="006B2AE6" w:rsidRPr="00725EC0" w:rsidRDefault="00A036CE" w:rsidP="002D1241">
      <w:pPr>
        <w:spacing w:line="276" w:lineRule="auto"/>
        <w:jc w:val="both"/>
        <w:rPr>
          <w:rFonts w:ascii="Arial" w:hAnsi="Arial" w:cs="Arial"/>
          <w:sz w:val="24"/>
          <w:szCs w:val="24"/>
          <w:lang w:val="es-CO"/>
        </w:rPr>
      </w:pPr>
      <w:r w:rsidRPr="00725EC0">
        <w:rPr>
          <w:rFonts w:ascii="Arial" w:hAnsi="Arial" w:cs="Arial"/>
          <w:sz w:val="24"/>
          <w:szCs w:val="24"/>
          <w:lang w:val="es-CO"/>
        </w:rPr>
        <w:t xml:space="preserve">En el departamento del Cauca, el acceso a energía eléctrica difiere según </w:t>
      </w:r>
      <w:r w:rsidR="00D86CDD" w:rsidRPr="00725EC0">
        <w:rPr>
          <w:rFonts w:ascii="Arial" w:hAnsi="Arial" w:cs="Arial"/>
          <w:sz w:val="24"/>
          <w:szCs w:val="24"/>
          <w:lang w:val="es-CO"/>
        </w:rPr>
        <w:t xml:space="preserve">el contexto de residencia. El </w:t>
      </w:r>
      <w:r w:rsidR="007C0939" w:rsidRPr="00725EC0">
        <w:rPr>
          <w:rFonts w:ascii="Arial" w:hAnsi="Arial" w:cs="Arial"/>
          <w:sz w:val="24"/>
          <w:szCs w:val="24"/>
          <w:lang w:val="es-CO"/>
        </w:rPr>
        <w:t>Censo Nacional de Población y vivienda 2018 (</w:t>
      </w:r>
      <w:r w:rsidR="00D86CDD" w:rsidRPr="00725EC0">
        <w:rPr>
          <w:rFonts w:ascii="Arial" w:hAnsi="Arial" w:cs="Arial"/>
          <w:sz w:val="24"/>
          <w:szCs w:val="24"/>
          <w:lang w:val="es-CO"/>
        </w:rPr>
        <w:t>CNPV2018</w:t>
      </w:r>
      <w:r w:rsidR="007C0939" w:rsidRPr="00725EC0">
        <w:rPr>
          <w:rFonts w:ascii="Arial" w:hAnsi="Arial" w:cs="Arial"/>
          <w:sz w:val="24"/>
          <w:szCs w:val="24"/>
          <w:lang w:val="es-CO"/>
        </w:rPr>
        <w:t>)</w:t>
      </w:r>
      <w:r w:rsidR="00D86CDD" w:rsidRPr="00725EC0">
        <w:rPr>
          <w:rFonts w:ascii="Arial" w:hAnsi="Arial" w:cs="Arial"/>
          <w:sz w:val="24"/>
          <w:szCs w:val="24"/>
          <w:lang w:val="es-CO"/>
        </w:rPr>
        <w:t xml:space="preserve"> estimó que 98.97% </w:t>
      </w:r>
      <w:r w:rsidRPr="00725EC0">
        <w:rPr>
          <w:rFonts w:ascii="Arial" w:hAnsi="Arial" w:cs="Arial"/>
          <w:sz w:val="24"/>
          <w:szCs w:val="24"/>
          <w:lang w:val="es-CO"/>
        </w:rPr>
        <w:t>de las viviendas localizadas e</w:t>
      </w:r>
      <w:r w:rsidR="00D86CDD" w:rsidRPr="00725EC0">
        <w:rPr>
          <w:rFonts w:ascii="Arial" w:hAnsi="Arial" w:cs="Arial"/>
          <w:sz w:val="24"/>
          <w:szCs w:val="24"/>
          <w:lang w:val="es-CO"/>
        </w:rPr>
        <w:t xml:space="preserve">n cabeceras municipales y 86.35% </w:t>
      </w:r>
      <w:r w:rsidRPr="00725EC0">
        <w:rPr>
          <w:rFonts w:ascii="Arial" w:hAnsi="Arial" w:cs="Arial"/>
          <w:sz w:val="24"/>
          <w:szCs w:val="24"/>
          <w:lang w:val="es-CO"/>
        </w:rPr>
        <w:t>de las localizadas en centros poblados y rurales dispersos tenían energía eléctrica en sus unidades residenciales.</w:t>
      </w:r>
      <w:r w:rsidR="003D05CB" w:rsidRPr="00725EC0">
        <w:rPr>
          <w:rFonts w:ascii="Arial" w:hAnsi="Arial" w:cs="Arial"/>
          <w:sz w:val="24"/>
          <w:szCs w:val="24"/>
          <w:lang w:val="es-CO"/>
        </w:rPr>
        <w:t xml:space="preserve"> Sin embargo, el UPME proyectó para 2020 que la cobertura </w:t>
      </w:r>
      <w:r w:rsidR="007E6BD8" w:rsidRPr="00725EC0">
        <w:rPr>
          <w:rFonts w:ascii="Arial" w:hAnsi="Arial" w:cs="Arial"/>
          <w:sz w:val="24"/>
          <w:szCs w:val="24"/>
          <w:lang w:val="es-CO"/>
        </w:rPr>
        <w:t xml:space="preserve">rural de energía eléctrica departamental fue de 83.6 </w:t>
      </w:r>
      <w:r w:rsidR="007C0939" w:rsidRPr="00725EC0">
        <w:rPr>
          <w:rFonts w:ascii="Arial" w:hAnsi="Arial" w:cs="Arial"/>
          <w:sz w:val="24"/>
          <w:szCs w:val="24"/>
          <w:lang w:val="es-CO"/>
        </w:rPr>
        <w:t>%</w:t>
      </w:r>
      <w:r w:rsidR="007E6BD8" w:rsidRPr="00725EC0">
        <w:rPr>
          <w:rFonts w:ascii="Arial" w:hAnsi="Arial" w:cs="Arial"/>
          <w:sz w:val="24"/>
          <w:szCs w:val="24"/>
          <w:lang w:val="es-CO"/>
        </w:rPr>
        <w:t xml:space="preserve">. Si bien en el agregado departamental las estimaciones del DANE y UPME se asemejan, es importante, anotar que en algunos municipios persisten diferencias importantes. </w:t>
      </w:r>
      <w:r w:rsidRPr="00725EC0">
        <w:rPr>
          <w:rFonts w:ascii="Arial" w:hAnsi="Arial" w:cs="Arial"/>
          <w:sz w:val="24"/>
          <w:szCs w:val="24"/>
          <w:lang w:val="es-CO"/>
        </w:rPr>
        <w:t xml:space="preserve"> </w:t>
      </w:r>
    </w:p>
    <w:p w14:paraId="7E4D94D8" w14:textId="0600FEC5" w:rsidR="00C55B0C" w:rsidRPr="00725EC0" w:rsidRDefault="00883883" w:rsidP="002D1241">
      <w:pPr>
        <w:spacing w:line="276" w:lineRule="auto"/>
        <w:jc w:val="both"/>
        <w:rPr>
          <w:rFonts w:ascii="Arial" w:hAnsi="Arial" w:cs="Arial"/>
          <w:sz w:val="24"/>
          <w:szCs w:val="24"/>
          <w:lang w:val="es-CO"/>
        </w:rPr>
      </w:pPr>
      <w:r w:rsidRPr="00725EC0">
        <w:rPr>
          <w:rFonts w:ascii="Arial" w:hAnsi="Arial" w:cs="Arial"/>
          <w:sz w:val="24"/>
          <w:szCs w:val="24"/>
          <w:lang w:val="es-CO"/>
        </w:rPr>
        <w:t xml:space="preserve">La información del mapa 2 permite apreciar </w:t>
      </w:r>
      <w:r w:rsidR="00A036CE" w:rsidRPr="00725EC0">
        <w:rPr>
          <w:rFonts w:ascii="Arial" w:hAnsi="Arial" w:cs="Arial"/>
          <w:sz w:val="24"/>
          <w:szCs w:val="24"/>
          <w:lang w:val="es-CO"/>
        </w:rPr>
        <w:t xml:space="preserve">la heterogeneidad en </w:t>
      </w:r>
      <w:r w:rsidR="001B5246" w:rsidRPr="00725EC0">
        <w:rPr>
          <w:rFonts w:ascii="Arial" w:hAnsi="Arial" w:cs="Arial"/>
          <w:sz w:val="24"/>
          <w:szCs w:val="24"/>
          <w:lang w:val="es-CO"/>
        </w:rPr>
        <w:t>cuanto al acceso a energía eléctrica</w:t>
      </w:r>
      <w:r w:rsidR="00A036CE" w:rsidRPr="00725EC0">
        <w:rPr>
          <w:rFonts w:ascii="Arial" w:hAnsi="Arial" w:cs="Arial"/>
          <w:sz w:val="24"/>
          <w:szCs w:val="24"/>
          <w:lang w:val="es-CO"/>
        </w:rPr>
        <w:t xml:space="preserve"> en los municipios del departamento del Cauca</w:t>
      </w:r>
      <w:r w:rsidR="007E6BD8" w:rsidRPr="00725EC0">
        <w:rPr>
          <w:rFonts w:ascii="Arial" w:hAnsi="Arial" w:cs="Arial"/>
          <w:sz w:val="24"/>
          <w:szCs w:val="24"/>
          <w:lang w:val="es-CO"/>
        </w:rPr>
        <w:t xml:space="preserve"> con base en la información del DANE</w:t>
      </w:r>
      <w:r w:rsidR="00A036CE" w:rsidRPr="00725EC0">
        <w:rPr>
          <w:rFonts w:ascii="Arial" w:hAnsi="Arial" w:cs="Arial"/>
          <w:sz w:val="24"/>
          <w:szCs w:val="24"/>
          <w:lang w:val="es-CO"/>
        </w:rPr>
        <w:t>. E</w:t>
      </w:r>
      <w:r w:rsidRPr="00725EC0">
        <w:rPr>
          <w:rFonts w:ascii="Arial" w:hAnsi="Arial" w:cs="Arial"/>
          <w:sz w:val="24"/>
          <w:szCs w:val="24"/>
          <w:lang w:val="es-CO"/>
        </w:rPr>
        <w:t xml:space="preserve">n los tres municipios del departamento de la zona Occidente y Piamonte (Bota Caucana), la cobertura de acceso </w:t>
      </w:r>
      <w:r w:rsidR="00D86CDD" w:rsidRPr="00725EC0">
        <w:rPr>
          <w:rFonts w:ascii="Arial" w:hAnsi="Arial" w:cs="Arial"/>
          <w:sz w:val="24"/>
          <w:szCs w:val="24"/>
          <w:lang w:val="es-CO"/>
        </w:rPr>
        <w:t>a energía eléctrica es limitada; en el caso de Guapi 97.34%</w:t>
      </w:r>
      <w:r w:rsidRPr="00725EC0">
        <w:rPr>
          <w:rFonts w:ascii="Arial" w:hAnsi="Arial" w:cs="Arial"/>
          <w:sz w:val="24"/>
          <w:szCs w:val="24"/>
          <w:lang w:val="es-CO"/>
        </w:rPr>
        <w:t xml:space="preserve"> de viviendas no tenían disponible este servicio. Ahora bien, en algunas </w:t>
      </w:r>
      <w:r w:rsidR="00A656D9">
        <w:rPr>
          <w:rFonts w:ascii="Arial" w:hAnsi="Arial" w:cs="Arial"/>
          <w:sz w:val="24"/>
          <w:szCs w:val="24"/>
          <w:lang w:val="es-CO"/>
        </w:rPr>
        <w:t>sub</w:t>
      </w:r>
      <w:r w:rsidRPr="00725EC0">
        <w:rPr>
          <w:rFonts w:ascii="Arial" w:hAnsi="Arial" w:cs="Arial"/>
          <w:sz w:val="24"/>
          <w:szCs w:val="24"/>
          <w:lang w:val="es-CO"/>
        </w:rPr>
        <w:t>regiones sobresalen algunos municipios como el caso de Morales (Centro), Páez (Oriente), Santa Rosa (Bota Caucana)</w:t>
      </w:r>
      <w:r w:rsidR="001B5246" w:rsidRPr="00725EC0">
        <w:rPr>
          <w:rFonts w:ascii="Arial" w:hAnsi="Arial" w:cs="Arial"/>
          <w:sz w:val="24"/>
          <w:szCs w:val="24"/>
          <w:lang w:val="es-CO"/>
        </w:rPr>
        <w:t xml:space="preserve">, </w:t>
      </w:r>
      <w:r w:rsidR="00D86CDD" w:rsidRPr="00725EC0">
        <w:rPr>
          <w:rFonts w:ascii="Arial" w:hAnsi="Arial" w:cs="Arial"/>
          <w:sz w:val="24"/>
          <w:szCs w:val="24"/>
          <w:lang w:val="es-CO"/>
        </w:rPr>
        <w:t xml:space="preserve">donde </w:t>
      </w:r>
      <w:r w:rsidR="001B5246" w:rsidRPr="00725EC0">
        <w:rPr>
          <w:rFonts w:ascii="Arial" w:hAnsi="Arial" w:cs="Arial"/>
          <w:sz w:val="24"/>
          <w:szCs w:val="24"/>
          <w:lang w:val="es-CO"/>
        </w:rPr>
        <w:t xml:space="preserve">aproximadamente una de cada cinco viviendas no tenía acceso a energía eléctrica. </w:t>
      </w:r>
      <w:r w:rsidR="00A036CE" w:rsidRPr="00725EC0">
        <w:rPr>
          <w:rFonts w:ascii="Arial" w:hAnsi="Arial" w:cs="Arial"/>
          <w:sz w:val="24"/>
          <w:szCs w:val="24"/>
          <w:lang w:val="es-CO"/>
        </w:rPr>
        <w:t>En</w:t>
      </w:r>
      <w:r w:rsidR="008E7A6C" w:rsidRPr="00725EC0">
        <w:rPr>
          <w:rFonts w:ascii="Arial" w:hAnsi="Arial" w:cs="Arial"/>
          <w:sz w:val="24"/>
          <w:szCs w:val="24"/>
          <w:lang w:val="es-CO"/>
        </w:rPr>
        <w:t xml:space="preserve"> contraposición, Popayán y Timbío, Piendamó</w:t>
      </w:r>
      <w:r w:rsidR="00A036CE" w:rsidRPr="00725EC0">
        <w:rPr>
          <w:rFonts w:ascii="Arial" w:hAnsi="Arial" w:cs="Arial"/>
          <w:sz w:val="24"/>
          <w:szCs w:val="24"/>
          <w:lang w:val="es-CO"/>
        </w:rPr>
        <w:t xml:space="preserve"> en la Zona Centro; Bolívar en la Sur; Santander de Qu</w:t>
      </w:r>
      <w:r w:rsidR="00FB212E" w:rsidRPr="00725EC0">
        <w:rPr>
          <w:rFonts w:ascii="Arial" w:hAnsi="Arial" w:cs="Arial"/>
          <w:sz w:val="24"/>
          <w:szCs w:val="24"/>
          <w:lang w:val="es-CO"/>
        </w:rPr>
        <w:t>i</w:t>
      </w:r>
      <w:r w:rsidR="00A036CE" w:rsidRPr="00725EC0">
        <w:rPr>
          <w:rFonts w:ascii="Arial" w:hAnsi="Arial" w:cs="Arial"/>
          <w:sz w:val="24"/>
          <w:szCs w:val="24"/>
          <w:lang w:val="es-CO"/>
        </w:rPr>
        <w:t>lichao y Corinto en la zona norte</w:t>
      </w:r>
      <w:r w:rsidR="008E7A6C" w:rsidRPr="00725EC0">
        <w:rPr>
          <w:rFonts w:ascii="Arial" w:hAnsi="Arial" w:cs="Arial"/>
          <w:sz w:val="24"/>
          <w:szCs w:val="24"/>
          <w:lang w:val="es-CO"/>
        </w:rPr>
        <w:t>,</w:t>
      </w:r>
      <w:r w:rsidR="00A036CE" w:rsidRPr="00725EC0">
        <w:rPr>
          <w:rFonts w:ascii="Arial" w:hAnsi="Arial" w:cs="Arial"/>
          <w:sz w:val="24"/>
          <w:szCs w:val="24"/>
          <w:lang w:val="es-CO"/>
        </w:rPr>
        <w:t xml:space="preserve"> destacaron por bajos porcentajes de viviendas </w:t>
      </w:r>
      <w:r w:rsidR="002817BC" w:rsidRPr="00725EC0">
        <w:rPr>
          <w:rFonts w:ascii="Arial" w:hAnsi="Arial" w:cs="Arial"/>
          <w:sz w:val="24"/>
          <w:szCs w:val="24"/>
          <w:lang w:val="es-CO"/>
        </w:rPr>
        <w:t>rurales sin</w:t>
      </w:r>
      <w:r w:rsidR="00A036CE" w:rsidRPr="00725EC0">
        <w:rPr>
          <w:rFonts w:ascii="Arial" w:hAnsi="Arial" w:cs="Arial"/>
          <w:sz w:val="24"/>
          <w:szCs w:val="24"/>
          <w:lang w:val="es-CO"/>
        </w:rPr>
        <w:t xml:space="preserve"> acceso al servicio. </w:t>
      </w:r>
    </w:p>
    <w:p w14:paraId="732ABD95" w14:textId="77777777" w:rsidR="003914F3" w:rsidRDefault="003914F3" w:rsidP="002D1241">
      <w:pPr>
        <w:spacing w:line="276" w:lineRule="auto"/>
        <w:jc w:val="both"/>
        <w:rPr>
          <w:rFonts w:ascii="Arial" w:hAnsi="Arial" w:cs="Arial"/>
          <w:sz w:val="24"/>
          <w:szCs w:val="24"/>
          <w:lang w:val="es-CO"/>
        </w:rPr>
      </w:pPr>
    </w:p>
    <w:p w14:paraId="0ADB3C9F" w14:textId="77777777" w:rsidR="00186B44" w:rsidRPr="00725EC0" w:rsidRDefault="00186B44" w:rsidP="002D1241">
      <w:pPr>
        <w:spacing w:line="276" w:lineRule="auto"/>
        <w:jc w:val="both"/>
        <w:rPr>
          <w:rFonts w:ascii="Arial" w:hAnsi="Arial" w:cs="Arial"/>
          <w:sz w:val="24"/>
          <w:szCs w:val="24"/>
          <w:lang w:val="es-CO"/>
        </w:rPr>
      </w:pPr>
    </w:p>
    <w:p w14:paraId="55E39BDC" w14:textId="77777777" w:rsidR="008D0963" w:rsidRPr="00725EC0" w:rsidRDefault="008D0963" w:rsidP="002D1241">
      <w:pPr>
        <w:spacing w:line="276" w:lineRule="auto"/>
        <w:jc w:val="both"/>
        <w:rPr>
          <w:rFonts w:ascii="Arial" w:hAnsi="Arial" w:cs="Arial"/>
          <w:sz w:val="24"/>
          <w:szCs w:val="24"/>
          <w:lang w:val="es-CO"/>
        </w:rPr>
      </w:pPr>
    </w:p>
    <w:p w14:paraId="534BBAAD" w14:textId="2B73E5DB" w:rsidR="007E6BD8" w:rsidRPr="00725EC0" w:rsidRDefault="002817BC" w:rsidP="002D1241">
      <w:pPr>
        <w:pStyle w:val="Descripcin"/>
        <w:spacing w:line="276" w:lineRule="auto"/>
        <w:jc w:val="center"/>
        <w:rPr>
          <w:rFonts w:ascii="Arial" w:hAnsi="Arial" w:cs="Arial"/>
          <w:sz w:val="24"/>
          <w:szCs w:val="24"/>
          <w:lang w:val="es-CO"/>
        </w:rPr>
      </w:pPr>
      <w:r w:rsidRPr="00725EC0">
        <w:rPr>
          <w:rFonts w:ascii="Arial" w:hAnsi="Arial" w:cs="Arial"/>
          <w:sz w:val="24"/>
          <w:szCs w:val="24"/>
        </w:rPr>
        <w:lastRenderedPageBreak/>
        <w:t xml:space="preserve">Mapa </w:t>
      </w:r>
      <w:r w:rsidRPr="00725EC0">
        <w:rPr>
          <w:rFonts w:ascii="Arial" w:hAnsi="Arial" w:cs="Arial"/>
          <w:sz w:val="24"/>
          <w:szCs w:val="24"/>
        </w:rPr>
        <w:fldChar w:fldCharType="begin"/>
      </w:r>
      <w:r w:rsidRPr="00725EC0">
        <w:rPr>
          <w:rFonts w:ascii="Arial" w:hAnsi="Arial" w:cs="Arial"/>
          <w:sz w:val="24"/>
          <w:szCs w:val="24"/>
        </w:rPr>
        <w:instrText xml:space="preserve"> SEQ Mapa \* ARABIC </w:instrText>
      </w:r>
      <w:r w:rsidRPr="00725EC0">
        <w:rPr>
          <w:rFonts w:ascii="Arial" w:hAnsi="Arial" w:cs="Arial"/>
          <w:sz w:val="24"/>
          <w:szCs w:val="24"/>
        </w:rPr>
        <w:fldChar w:fldCharType="separate"/>
      </w:r>
      <w:r w:rsidR="007334CB" w:rsidRPr="00725EC0">
        <w:rPr>
          <w:rFonts w:ascii="Arial" w:hAnsi="Arial" w:cs="Arial"/>
          <w:noProof/>
          <w:sz w:val="24"/>
          <w:szCs w:val="24"/>
        </w:rPr>
        <w:t>2</w:t>
      </w:r>
      <w:r w:rsidRPr="00725EC0">
        <w:rPr>
          <w:rFonts w:ascii="Arial" w:hAnsi="Arial" w:cs="Arial"/>
          <w:sz w:val="24"/>
          <w:szCs w:val="24"/>
        </w:rPr>
        <w:fldChar w:fldCharType="end"/>
      </w:r>
      <w:r w:rsidRPr="00725EC0">
        <w:rPr>
          <w:rFonts w:ascii="Arial" w:hAnsi="Arial" w:cs="Arial"/>
          <w:sz w:val="24"/>
          <w:szCs w:val="24"/>
        </w:rPr>
        <w:t xml:space="preserve">. </w:t>
      </w:r>
      <w:r w:rsidR="007E6BD8" w:rsidRPr="00725EC0">
        <w:rPr>
          <w:rFonts w:ascii="Arial" w:hAnsi="Arial" w:cs="Arial"/>
          <w:sz w:val="24"/>
          <w:szCs w:val="24"/>
          <w:lang w:val="es-CO"/>
        </w:rPr>
        <w:t>Porcentaje de Viviendas rurales y resto</w:t>
      </w:r>
      <w:r w:rsidR="009E75B7" w:rsidRPr="00725EC0">
        <w:rPr>
          <w:rFonts w:ascii="Arial" w:hAnsi="Arial" w:cs="Arial"/>
          <w:sz w:val="24"/>
          <w:szCs w:val="24"/>
          <w:lang w:val="es-CO"/>
        </w:rPr>
        <w:t xml:space="preserve"> sin acceso a energía eléctrica. Departamento del Cauca.</w:t>
      </w:r>
      <w:r w:rsidR="007E6BD8" w:rsidRPr="00725EC0">
        <w:rPr>
          <w:rFonts w:ascii="Arial" w:hAnsi="Arial" w:cs="Arial"/>
          <w:sz w:val="24"/>
          <w:szCs w:val="24"/>
          <w:lang w:val="es-CO"/>
        </w:rPr>
        <w:t xml:space="preserve"> 2018</w:t>
      </w:r>
    </w:p>
    <w:p w14:paraId="1B456607" w14:textId="77777777" w:rsidR="007E6BD8" w:rsidRPr="00725EC0" w:rsidRDefault="007E6BD8" w:rsidP="002D1241">
      <w:pPr>
        <w:spacing w:line="276" w:lineRule="auto"/>
        <w:jc w:val="center"/>
        <w:rPr>
          <w:rFonts w:ascii="Arial" w:hAnsi="Arial" w:cs="Arial"/>
          <w:sz w:val="24"/>
          <w:szCs w:val="24"/>
          <w:lang w:val="es-CO"/>
        </w:rPr>
      </w:pPr>
      <w:r w:rsidRPr="00725EC0">
        <w:rPr>
          <w:rFonts w:ascii="Arial" w:hAnsi="Arial" w:cs="Arial"/>
          <w:noProof/>
          <w:sz w:val="24"/>
          <w:szCs w:val="24"/>
          <w:lang w:val="es-CO" w:eastAsia="es-CO"/>
        </w:rPr>
        <w:drawing>
          <wp:inline distT="0" distB="0" distL="0" distR="0" wp14:anchorId="2FF13B22" wp14:editId="54AB4719">
            <wp:extent cx="4525108" cy="5107284"/>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EE_Rural_18.png"/>
                    <pic:cNvPicPr/>
                  </pic:nvPicPr>
                  <pic:blipFill rotWithShape="1">
                    <a:blip r:embed="rId20">
                      <a:extLst>
                        <a:ext uri="{28A0092B-C50C-407E-A947-70E740481C1C}">
                          <a14:useLocalDpi xmlns:a14="http://schemas.microsoft.com/office/drawing/2010/main" val="0"/>
                        </a:ext>
                      </a:extLst>
                    </a:blip>
                    <a:srcRect l="2444" t="15855" r="4684" b="9968"/>
                    <a:stretch/>
                  </pic:blipFill>
                  <pic:spPr bwMode="auto">
                    <a:xfrm>
                      <a:off x="0" y="0"/>
                      <a:ext cx="4564336" cy="5151559"/>
                    </a:xfrm>
                    <a:prstGeom prst="rect">
                      <a:avLst/>
                    </a:prstGeom>
                    <a:ln>
                      <a:noFill/>
                    </a:ln>
                    <a:extLst>
                      <a:ext uri="{53640926-AAD7-44D8-BBD7-CCE9431645EC}">
                        <a14:shadowObscured xmlns:a14="http://schemas.microsoft.com/office/drawing/2010/main"/>
                      </a:ext>
                    </a:extLst>
                  </pic:spPr>
                </pic:pic>
              </a:graphicData>
            </a:graphic>
          </wp:inline>
        </w:drawing>
      </w:r>
    </w:p>
    <w:p w14:paraId="5067D297" w14:textId="49B7DFE2" w:rsidR="007E6BD8" w:rsidRPr="00725EC0" w:rsidRDefault="007E6BD8" w:rsidP="002D1241">
      <w:pPr>
        <w:spacing w:line="276" w:lineRule="auto"/>
        <w:jc w:val="center"/>
        <w:rPr>
          <w:rFonts w:ascii="Arial" w:hAnsi="Arial" w:cs="Arial"/>
          <w:sz w:val="20"/>
          <w:szCs w:val="20"/>
          <w:lang w:val="es-CO"/>
        </w:rPr>
      </w:pPr>
      <w:r w:rsidRPr="00725EC0">
        <w:rPr>
          <w:rFonts w:ascii="Arial" w:hAnsi="Arial" w:cs="Arial"/>
          <w:sz w:val="20"/>
          <w:szCs w:val="20"/>
          <w:lang w:val="es-CO"/>
        </w:rPr>
        <w:t>Fuente: PERS Cauca con base en Censo Nacional de Población y Vivienda 2018</w:t>
      </w:r>
    </w:p>
    <w:p w14:paraId="2E14CA87" w14:textId="77777777" w:rsidR="003914F3" w:rsidRPr="00725EC0" w:rsidRDefault="003914F3" w:rsidP="002D1241">
      <w:pPr>
        <w:spacing w:line="276" w:lineRule="auto"/>
        <w:jc w:val="center"/>
        <w:rPr>
          <w:rFonts w:ascii="Arial" w:hAnsi="Arial" w:cs="Arial"/>
          <w:sz w:val="20"/>
          <w:szCs w:val="20"/>
          <w:lang w:val="es-CO"/>
        </w:rPr>
      </w:pPr>
    </w:p>
    <w:p w14:paraId="072F2498" w14:textId="6EAA6652" w:rsidR="00EB1CD1" w:rsidRPr="00725EC0" w:rsidRDefault="00EB1CD1" w:rsidP="002D1241">
      <w:pPr>
        <w:spacing w:line="276" w:lineRule="auto"/>
        <w:jc w:val="both"/>
        <w:rPr>
          <w:rFonts w:ascii="Arial" w:hAnsi="Arial" w:cs="Arial"/>
          <w:sz w:val="24"/>
          <w:szCs w:val="24"/>
          <w:lang w:val="es-CO"/>
        </w:rPr>
      </w:pPr>
      <w:r w:rsidRPr="00725EC0">
        <w:rPr>
          <w:rFonts w:ascii="Arial" w:hAnsi="Arial" w:cs="Arial"/>
          <w:sz w:val="24"/>
          <w:szCs w:val="24"/>
          <w:lang w:val="es-CO"/>
        </w:rPr>
        <w:t>Por su parte, el mapa 3 muestra el porcentaje de viviendas sin acceso a energía elé</w:t>
      </w:r>
      <w:r w:rsidR="008E7A6C" w:rsidRPr="00725EC0">
        <w:rPr>
          <w:rFonts w:ascii="Arial" w:hAnsi="Arial" w:cs="Arial"/>
          <w:sz w:val="24"/>
          <w:szCs w:val="24"/>
          <w:lang w:val="es-CO"/>
        </w:rPr>
        <w:t>ctrica en cabeceras municipales. E</w:t>
      </w:r>
      <w:r w:rsidRPr="00725EC0">
        <w:rPr>
          <w:rFonts w:ascii="Arial" w:hAnsi="Arial" w:cs="Arial"/>
          <w:sz w:val="24"/>
          <w:szCs w:val="24"/>
          <w:lang w:val="es-CO"/>
        </w:rPr>
        <w:t>n general, si se compara con los sectores rurales y centros poblados en todos los municipios</w:t>
      </w:r>
      <w:r w:rsidR="008E7A6C" w:rsidRPr="00725EC0">
        <w:rPr>
          <w:rFonts w:ascii="Arial" w:hAnsi="Arial" w:cs="Arial"/>
          <w:sz w:val="24"/>
          <w:szCs w:val="24"/>
          <w:lang w:val="es-CO"/>
        </w:rPr>
        <w:t>,</w:t>
      </w:r>
      <w:r w:rsidRPr="00725EC0">
        <w:rPr>
          <w:rFonts w:ascii="Arial" w:hAnsi="Arial" w:cs="Arial"/>
          <w:sz w:val="24"/>
          <w:szCs w:val="24"/>
          <w:lang w:val="es-CO"/>
        </w:rPr>
        <w:t xml:space="preserve"> el acceso a energía eléctrica en sus cabeceras municipales es alto, sin embargo, sobresalen Guapi y Piamont</w:t>
      </w:r>
      <w:r w:rsidR="008E7A6C" w:rsidRPr="00725EC0">
        <w:rPr>
          <w:rFonts w:ascii="Arial" w:hAnsi="Arial" w:cs="Arial"/>
          <w:sz w:val="24"/>
          <w:szCs w:val="24"/>
          <w:lang w:val="es-CO"/>
        </w:rPr>
        <w:t>e con porcentajes cercanos al 10%</w:t>
      </w:r>
      <w:r w:rsidRPr="00725EC0">
        <w:rPr>
          <w:rFonts w:ascii="Arial" w:hAnsi="Arial" w:cs="Arial"/>
          <w:sz w:val="24"/>
          <w:szCs w:val="24"/>
          <w:lang w:val="es-CO"/>
        </w:rPr>
        <w:t xml:space="preserve">, situación que justifica la inclusión de las unidades ubicadas en las cabeceras municipales de acuerdo con el índice de ruralidad al momento de distribuir el tamaño óptimo de encuestas. </w:t>
      </w:r>
    </w:p>
    <w:p w14:paraId="1A244A5B" w14:textId="77777777" w:rsidR="003914F3" w:rsidRPr="00725EC0" w:rsidRDefault="003914F3" w:rsidP="002D1241">
      <w:pPr>
        <w:spacing w:line="276" w:lineRule="auto"/>
        <w:jc w:val="both"/>
        <w:rPr>
          <w:rFonts w:ascii="Arial" w:hAnsi="Arial" w:cs="Arial"/>
          <w:sz w:val="24"/>
          <w:szCs w:val="24"/>
          <w:lang w:val="es-CO"/>
        </w:rPr>
      </w:pPr>
    </w:p>
    <w:p w14:paraId="43EB513E" w14:textId="2AF80758" w:rsidR="007E6BD8" w:rsidRPr="00725EC0" w:rsidRDefault="00152CD8" w:rsidP="002D1241">
      <w:pPr>
        <w:pStyle w:val="Descripcin"/>
        <w:spacing w:line="276" w:lineRule="auto"/>
        <w:jc w:val="center"/>
        <w:rPr>
          <w:rFonts w:ascii="Arial" w:hAnsi="Arial" w:cs="Arial"/>
          <w:sz w:val="24"/>
          <w:szCs w:val="24"/>
          <w:lang w:val="es-CO"/>
        </w:rPr>
      </w:pPr>
      <w:r w:rsidRPr="00725EC0">
        <w:rPr>
          <w:rFonts w:ascii="Arial" w:hAnsi="Arial" w:cs="Arial"/>
          <w:sz w:val="24"/>
          <w:szCs w:val="24"/>
        </w:rPr>
        <w:lastRenderedPageBreak/>
        <w:t xml:space="preserve">Mapa </w:t>
      </w:r>
      <w:r w:rsidR="00737C3C" w:rsidRPr="00725EC0">
        <w:rPr>
          <w:rFonts w:ascii="Arial" w:hAnsi="Arial" w:cs="Arial"/>
          <w:noProof/>
          <w:sz w:val="24"/>
          <w:szCs w:val="24"/>
        </w:rPr>
        <w:fldChar w:fldCharType="begin"/>
      </w:r>
      <w:r w:rsidR="00737C3C" w:rsidRPr="00725EC0">
        <w:rPr>
          <w:rFonts w:ascii="Arial" w:hAnsi="Arial" w:cs="Arial"/>
          <w:noProof/>
          <w:sz w:val="24"/>
          <w:szCs w:val="24"/>
        </w:rPr>
        <w:instrText xml:space="preserve"> SEQ Mapa \* ARABIC </w:instrText>
      </w:r>
      <w:r w:rsidR="00737C3C" w:rsidRPr="00725EC0">
        <w:rPr>
          <w:rFonts w:ascii="Arial" w:hAnsi="Arial" w:cs="Arial"/>
          <w:noProof/>
          <w:sz w:val="24"/>
          <w:szCs w:val="24"/>
        </w:rPr>
        <w:fldChar w:fldCharType="separate"/>
      </w:r>
      <w:r w:rsidR="007334CB" w:rsidRPr="00725EC0">
        <w:rPr>
          <w:rFonts w:ascii="Arial" w:hAnsi="Arial" w:cs="Arial"/>
          <w:noProof/>
          <w:sz w:val="24"/>
          <w:szCs w:val="24"/>
        </w:rPr>
        <w:t>3</w:t>
      </w:r>
      <w:r w:rsidR="00737C3C" w:rsidRPr="00725EC0">
        <w:rPr>
          <w:rFonts w:ascii="Arial" w:hAnsi="Arial" w:cs="Arial"/>
          <w:noProof/>
          <w:sz w:val="24"/>
          <w:szCs w:val="24"/>
        </w:rPr>
        <w:fldChar w:fldCharType="end"/>
      </w:r>
      <w:r w:rsidRPr="00725EC0">
        <w:rPr>
          <w:rFonts w:ascii="Arial" w:hAnsi="Arial" w:cs="Arial"/>
          <w:sz w:val="24"/>
          <w:szCs w:val="24"/>
        </w:rPr>
        <w:t xml:space="preserve">. </w:t>
      </w:r>
      <w:r w:rsidR="007E6BD8" w:rsidRPr="00725EC0">
        <w:rPr>
          <w:rFonts w:ascii="Arial" w:hAnsi="Arial" w:cs="Arial"/>
          <w:sz w:val="24"/>
          <w:szCs w:val="24"/>
          <w:lang w:val="es-CO"/>
        </w:rPr>
        <w:t>Porcentaje de Viviendas ubicadas en cabeceras municipales</w:t>
      </w:r>
      <w:r w:rsidR="009E75B7" w:rsidRPr="00725EC0">
        <w:rPr>
          <w:rFonts w:ascii="Arial" w:hAnsi="Arial" w:cs="Arial"/>
          <w:sz w:val="24"/>
          <w:szCs w:val="24"/>
          <w:lang w:val="es-CO"/>
        </w:rPr>
        <w:t xml:space="preserve"> sin acceso a energía eléctrica. Departamento del Cauca.</w:t>
      </w:r>
      <w:r w:rsidR="007E6BD8" w:rsidRPr="00725EC0">
        <w:rPr>
          <w:rFonts w:ascii="Arial" w:hAnsi="Arial" w:cs="Arial"/>
          <w:sz w:val="24"/>
          <w:szCs w:val="24"/>
          <w:lang w:val="es-CO"/>
        </w:rPr>
        <w:t xml:space="preserve"> 2018</w:t>
      </w:r>
    </w:p>
    <w:p w14:paraId="0DE49C8F" w14:textId="77777777" w:rsidR="007E6BD8" w:rsidRPr="00725EC0" w:rsidRDefault="007E6BD8" w:rsidP="002D1241">
      <w:pPr>
        <w:spacing w:line="276" w:lineRule="auto"/>
        <w:jc w:val="center"/>
        <w:rPr>
          <w:rFonts w:ascii="Arial" w:hAnsi="Arial" w:cs="Arial"/>
          <w:sz w:val="24"/>
          <w:szCs w:val="24"/>
          <w:lang w:val="es-CO"/>
        </w:rPr>
      </w:pPr>
      <w:r w:rsidRPr="00725EC0">
        <w:rPr>
          <w:rFonts w:ascii="Arial" w:hAnsi="Arial" w:cs="Arial"/>
          <w:noProof/>
          <w:sz w:val="24"/>
          <w:szCs w:val="24"/>
          <w:lang w:val="es-CO" w:eastAsia="es-CO"/>
        </w:rPr>
        <w:drawing>
          <wp:inline distT="0" distB="0" distL="0" distR="0" wp14:anchorId="1DF37F2A" wp14:editId="2C662442">
            <wp:extent cx="4862945" cy="567940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EE_CabeMunicipal_18.png"/>
                    <pic:cNvPicPr/>
                  </pic:nvPicPr>
                  <pic:blipFill rotWithShape="1">
                    <a:blip r:embed="rId21">
                      <a:extLst>
                        <a:ext uri="{28A0092B-C50C-407E-A947-70E740481C1C}">
                          <a14:useLocalDpi xmlns:a14="http://schemas.microsoft.com/office/drawing/2010/main" val="0"/>
                        </a:ext>
                      </a:extLst>
                    </a:blip>
                    <a:srcRect l="3123" t="13067" r="4684" b="10738"/>
                    <a:stretch/>
                  </pic:blipFill>
                  <pic:spPr bwMode="auto">
                    <a:xfrm>
                      <a:off x="0" y="0"/>
                      <a:ext cx="4865536" cy="5682431"/>
                    </a:xfrm>
                    <a:prstGeom prst="rect">
                      <a:avLst/>
                    </a:prstGeom>
                    <a:ln>
                      <a:noFill/>
                    </a:ln>
                    <a:extLst>
                      <a:ext uri="{53640926-AAD7-44D8-BBD7-CCE9431645EC}">
                        <a14:shadowObscured xmlns:a14="http://schemas.microsoft.com/office/drawing/2010/main"/>
                      </a:ext>
                    </a:extLst>
                  </pic:spPr>
                </pic:pic>
              </a:graphicData>
            </a:graphic>
          </wp:inline>
        </w:drawing>
      </w:r>
    </w:p>
    <w:p w14:paraId="1656E09C" w14:textId="77777777" w:rsidR="007E6BD8" w:rsidRPr="00725EC0" w:rsidRDefault="007E6BD8" w:rsidP="002D1241">
      <w:pPr>
        <w:spacing w:line="276" w:lineRule="auto"/>
        <w:jc w:val="center"/>
        <w:rPr>
          <w:rFonts w:ascii="Arial" w:hAnsi="Arial" w:cs="Arial"/>
          <w:sz w:val="20"/>
          <w:szCs w:val="20"/>
          <w:lang w:val="es-CO"/>
        </w:rPr>
      </w:pPr>
      <w:r w:rsidRPr="00725EC0">
        <w:rPr>
          <w:rFonts w:ascii="Arial" w:hAnsi="Arial" w:cs="Arial"/>
          <w:sz w:val="20"/>
          <w:szCs w:val="20"/>
          <w:lang w:val="es-CO"/>
        </w:rPr>
        <w:t>Fuente: PERS Cauca con base en Censo Nacional de Población y Vivienda 2018</w:t>
      </w:r>
    </w:p>
    <w:p w14:paraId="448E9799" w14:textId="219E4805" w:rsidR="00ED15C7" w:rsidRPr="00725EC0" w:rsidRDefault="00ED15C7" w:rsidP="002D1241">
      <w:pPr>
        <w:spacing w:line="276" w:lineRule="auto"/>
        <w:jc w:val="both"/>
        <w:rPr>
          <w:rFonts w:ascii="Arial" w:hAnsi="Arial" w:cs="Arial"/>
          <w:sz w:val="24"/>
          <w:szCs w:val="24"/>
          <w:lang w:val="es-CO"/>
        </w:rPr>
      </w:pPr>
      <w:r w:rsidRPr="00725EC0">
        <w:rPr>
          <w:rFonts w:ascii="Arial" w:hAnsi="Arial" w:cs="Arial"/>
          <w:sz w:val="24"/>
          <w:szCs w:val="24"/>
          <w:lang w:val="es-CO"/>
        </w:rPr>
        <w:t>Ahora bien, al analizar el indicador de porcentaje de viviendas rurales sin cobertura de energía eléctrica según la información del PIEC</w:t>
      </w:r>
      <w:r w:rsidR="008D0963" w:rsidRPr="00725EC0">
        <w:rPr>
          <w:rFonts w:ascii="Arial" w:hAnsi="Arial" w:cs="Arial"/>
          <w:sz w:val="24"/>
          <w:szCs w:val="24"/>
          <w:lang w:val="es-CO"/>
        </w:rPr>
        <w:t>,</w:t>
      </w:r>
      <w:r w:rsidRPr="00725EC0">
        <w:rPr>
          <w:rFonts w:ascii="Arial" w:hAnsi="Arial" w:cs="Arial"/>
          <w:sz w:val="24"/>
          <w:szCs w:val="24"/>
          <w:lang w:val="es-CO"/>
        </w:rPr>
        <w:t xml:space="preserve"> se observan algunos municipios con baja cobertura como es el caso de Piamonte (81.2%), Páez (37.1%), </w:t>
      </w:r>
      <w:proofErr w:type="spellStart"/>
      <w:r w:rsidRPr="00725EC0">
        <w:rPr>
          <w:rFonts w:ascii="Arial" w:hAnsi="Arial" w:cs="Arial"/>
          <w:sz w:val="24"/>
          <w:szCs w:val="24"/>
          <w:lang w:val="es-CO"/>
        </w:rPr>
        <w:t>Jambaló</w:t>
      </w:r>
      <w:proofErr w:type="spellEnd"/>
      <w:r w:rsidRPr="00725EC0">
        <w:rPr>
          <w:rFonts w:ascii="Arial" w:hAnsi="Arial" w:cs="Arial"/>
          <w:sz w:val="24"/>
          <w:szCs w:val="24"/>
          <w:lang w:val="es-CO"/>
        </w:rPr>
        <w:t xml:space="preserve"> (35.3%) y Argelia (30.2%). En sentido contrar</w:t>
      </w:r>
      <w:r w:rsidR="008D0963" w:rsidRPr="00725EC0">
        <w:rPr>
          <w:rFonts w:ascii="Arial" w:hAnsi="Arial" w:cs="Arial"/>
          <w:sz w:val="24"/>
          <w:szCs w:val="24"/>
          <w:lang w:val="es-CO"/>
        </w:rPr>
        <w:t>io, resaltan con cobertura total</w:t>
      </w:r>
      <w:r w:rsidRPr="00725EC0">
        <w:rPr>
          <w:rFonts w:ascii="Arial" w:hAnsi="Arial" w:cs="Arial"/>
          <w:sz w:val="24"/>
          <w:szCs w:val="24"/>
          <w:lang w:val="es-CO"/>
        </w:rPr>
        <w:t xml:space="preserve"> los tres municipios de la zona occidente del</w:t>
      </w:r>
      <w:r w:rsidR="008D0963" w:rsidRPr="00725EC0">
        <w:rPr>
          <w:rFonts w:ascii="Arial" w:hAnsi="Arial" w:cs="Arial"/>
          <w:sz w:val="24"/>
          <w:szCs w:val="24"/>
          <w:lang w:val="es-CO"/>
        </w:rPr>
        <w:t xml:space="preserve"> departamento, estos resultados</w:t>
      </w:r>
      <w:r w:rsidRPr="00725EC0">
        <w:rPr>
          <w:rFonts w:ascii="Arial" w:hAnsi="Arial" w:cs="Arial"/>
          <w:sz w:val="24"/>
          <w:szCs w:val="24"/>
          <w:lang w:val="es-CO"/>
        </w:rPr>
        <w:t xml:space="preserve"> si bien no son directamente comparables con los mapas 2 y 3</w:t>
      </w:r>
      <w:r w:rsidR="008D0963" w:rsidRPr="00725EC0">
        <w:rPr>
          <w:rFonts w:ascii="Arial" w:hAnsi="Arial" w:cs="Arial"/>
          <w:sz w:val="24"/>
          <w:szCs w:val="24"/>
          <w:lang w:val="es-CO"/>
        </w:rPr>
        <w:t>,</w:t>
      </w:r>
      <w:r w:rsidRPr="00725EC0">
        <w:rPr>
          <w:rFonts w:ascii="Arial" w:hAnsi="Arial" w:cs="Arial"/>
          <w:sz w:val="24"/>
          <w:szCs w:val="24"/>
          <w:lang w:val="es-CO"/>
        </w:rPr>
        <w:t xml:space="preserve"> muestran ordenamientos disimiles en cuanto al acceso a cobertura de energía. </w:t>
      </w:r>
    </w:p>
    <w:p w14:paraId="04D2BA2D" w14:textId="0C2BF0B2" w:rsidR="00152CD8" w:rsidRPr="00725EC0" w:rsidRDefault="00152CD8" w:rsidP="002D1241">
      <w:pPr>
        <w:pStyle w:val="Descripcin"/>
        <w:spacing w:line="276" w:lineRule="auto"/>
        <w:jc w:val="center"/>
        <w:rPr>
          <w:rFonts w:ascii="Arial" w:hAnsi="Arial" w:cs="Arial"/>
          <w:sz w:val="24"/>
          <w:szCs w:val="24"/>
        </w:rPr>
      </w:pPr>
      <w:r w:rsidRPr="00725EC0">
        <w:rPr>
          <w:rFonts w:ascii="Arial" w:hAnsi="Arial" w:cs="Arial"/>
          <w:sz w:val="24"/>
          <w:szCs w:val="24"/>
        </w:rPr>
        <w:lastRenderedPageBreak/>
        <w:t xml:space="preserve">Mapa </w:t>
      </w:r>
      <w:r w:rsidRPr="00725EC0">
        <w:rPr>
          <w:rFonts w:ascii="Arial" w:hAnsi="Arial" w:cs="Arial"/>
          <w:sz w:val="24"/>
          <w:szCs w:val="24"/>
        </w:rPr>
        <w:fldChar w:fldCharType="begin"/>
      </w:r>
      <w:r w:rsidRPr="00725EC0">
        <w:rPr>
          <w:rFonts w:ascii="Arial" w:hAnsi="Arial" w:cs="Arial"/>
          <w:sz w:val="24"/>
          <w:szCs w:val="24"/>
        </w:rPr>
        <w:instrText xml:space="preserve"> SEQ Mapa \* ARABIC </w:instrText>
      </w:r>
      <w:r w:rsidRPr="00725EC0">
        <w:rPr>
          <w:rFonts w:ascii="Arial" w:hAnsi="Arial" w:cs="Arial"/>
          <w:sz w:val="24"/>
          <w:szCs w:val="24"/>
        </w:rPr>
        <w:fldChar w:fldCharType="separate"/>
      </w:r>
      <w:r w:rsidR="007334CB" w:rsidRPr="00725EC0">
        <w:rPr>
          <w:rFonts w:ascii="Arial" w:hAnsi="Arial" w:cs="Arial"/>
          <w:noProof/>
          <w:sz w:val="24"/>
          <w:szCs w:val="24"/>
        </w:rPr>
        <w:t>4</w:t>
      </w:r>
      <w:r w:rsidRPr="00725EC0">
        <w:rPr>
          <w:rFonts w:ascii="Arial" w:hAnsi="Arial" w:cs="Arial"/>
          <w:sz w:val="24"/>
          <w:szCs w:val="24"/>
        </w:rPr>
        <w:fldChar w:fldCharType="end"/>
      </w:r>
      <w:r w:rsidR="00F93041" w:rsidRPr="00725EC0">
        <w:rPr>
          <w:rFonts w:ascii="Arial" w:hAnsi="Arial" w:cs="Arial"/>
          <w:sz w:val="24"/>
          <w:szCs w:val="24"/>
        </w:rPr>
        <w:t xml:space="preserve">. </w:t>
      </w:r>
      <w:r w:rsidR="00F93041" w:rsidRPr="00725EC0">
        <w:rPr>
          <w:rFonts w:ascii="Arial" w:hAnsi="Arial" w:cs="Arial"/>
          <w:sz w:val="24"/>
          <w:szCs w:val="24"/>
          <w:lang w:val="es-CO"/>
        </w:rPr>
        <w:t xml:space="preserve">Porcentaje de viviendas rurales sin </w:t>
      </w:r>
      <w:r w:rsidR="009E75B7" w:rsidRPr="00725EC0">
        <w:rPr>
          <w:rFonts w:ascii="Arial" w:hAnsi="Arial" w:cs="Arial"/>
          <w:sz w:val="24"/>
          <w:szCs w:val="24"/>
          <w:lang w:val="es-CO"/>
        </w:rPr>
        <w:t xml:space="preserve">cobertura de energía eléctrica. Departamento del Cauca. </w:t>
      </w:r>
      <w:r w:rsidR="00F93041" w:rsidRPr="00725EC0">
        <w:rPr>
          <w:rFonts w:ascii="Arial" w:hAnsi="Arial" w:cs="Arial"/>
          <w:sz w:val="24"/>
          <w:szCs w:val="24"/>
          <w:lang w:val="es-CO"/>
        </w:rPr>
        <w:t>2020</w:t>
      </w:r>
    </w:p>
    <w:p w14:paraId="4D5DC592" w14:textId="651E7034" w:rsidR="00ED15C7" w:rsidRPr="00725EC0" w:rsidRDefault="00ED15C7" w:rsidP="002D1241">
      <w:pPr>
        <w:spacing w:line="276" w:lineRule="auto"/>
        <w:jc w:val="center"/>
        <w:rPr>
          <w:rFonts w:ascii="Arial" w:hAnsi="Arial" w:cs="Arial"/>
          <w:sz w:val="24"/>
          <w:szCs w:val="24"/>
          <w:highlight w:val="yellow"/>
          <w:lang w:val="es-CO"/>
        </w:rPr>
      </w:pPr>
      <w:r w:rsidRPr="00725EC0">
        <w:rPr>
          <w:rFonts w:ascii="Arial" w:hAnsi="Arial" w:cs="Arial"/>
          <w:noProof/>
          <w:sz w:val="24"/>
          <w:szCs w:val="24"/>
          <w:lang w:val="es-CO" w:eastAsia="es-CO"/>
        </w:rPr>
        <w:drawing>
          <wp:inline distT="0" distB="0" distL="0" distR="0" wp14:anchorId="5BC3624A" wp14:editId="12CF02AE">
            <wp:extent cx="4753708" cy="5754867"/>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bertura_UPME.jpg"/>
                    <pic:cNvPicPr/>
                  </pic:nvPicPr>
                  <pic:blipFill rotWithShape="1">
                    <a:blip r:embed="rId22" cstate="print">
                      <a:extLst>
                        <a:ext uri="{28A0092B-C50C-407E-A947-70E740481C1C}">
                          <a14:useLocalDpi xmlns:a14="http://schemas.microsoft.com/office/drawing/2010/main" val="0"/>
                        </a:ext>
                      </a:extLst>
                    </a:blip>
                    <a:srcRect l="2942" t="13120" r="4903" b="8000"/>
                    <a:stretch/>
                  </pic:blipFill>
                  <pic:spPr bwMode="auto">
                    <a:xfrm>
                      <a:off x="0" y="0"/>
                      <a:ext cx="4761952" cy="5764847"/>
                    </a:xfrm>
                    <a:prstGeom prst="rect">
                      <a:avLst/>
                    </a:prstGeom>
                    <a:ln>
                      <a:noFill/>
                    </a:ln>
                    <a:extLst>
                      <a:ext uri="{53640926-AAD7-44D8-BBD7-CCE9431645EC}">
                        <a14:shadowObscured xmlns:a14="http://schemas.microsoft.com/office/drawing/2010/main"/>
                      </a:ext>
                    </a:extLst>
                  </pic:spPr>
                </pic:pic>
              </a:graphicData>
            </a:graphic>
          </wp:inline>
        </w:drawing>
      </w:r>
    </w:p>
    <w:p w14:paraId="2CAE29B6" w14:textId="176D3EE7" w:rsidR="00ED15C7" w:rsidRPr="00725EC0" w:rsidRDefault="00ED15C7" w:rsidP="002D1241">
      <w:pPr>
        <w:spacing w:line="276" w:lineRule="auto"/>
        <w:jc w:val="center"/>
        <w:rPr>
          <w:rFonts w:ascii="Arial" w:hAnsi="Arial" w:cs="Arial"/>
          <w:sz w:val="20"/>
          <w:szCs w:val="20"/>
          <w:highlight w:val="yellow"/>
          <w:lang w:val="es-CO"/>
        </w:rPr>
      </w:pPr>
      <w:r w:rsidRPr="00725EC0">
        <w:rPr>
          <w:rFonts w:ascii="Arial" w:hAnsi="Arial" w:cs="Arial"/>
          <w:sz w:val="20"/>
          <w:szCs w:val="20"/>
          <w:lang w:val="es-CO"/>
        </w:rPr>
        <w:t>Fuente: PERS CAUCA con base en Plan Indicativo de Expansión de Cobertura de Energía Eléctrica (PIE) de 2018 de la Unidad de Planeación Minero-Energética.</w:t>
      </w:r>
    </w:p>
    <w:p w14:paraId="7C887D7C" w14:textId="4851B9D8" w:rsidR="00550A8C" w:rsidRPr="00725EC0" w:rsidRDefault="00550A8C" w:rsidP="002D1241">
      <w:pPr>
        <w:spacing w:line="276" w:lineRule="auto"/>
        <w:jc w:val="both"/>
        <w:rPr>
          <w:rFonts w:ascii="Arial" w:hAnsi="Arial" w:cs="Arial"/>
          <w:sz w:val="24"/>
          <w:szCs w:val="24"/>
          <w:lang w:val="es-CO"/>
        </w:rPr>
      </w:pPr>
      <w:r w:rsidRPr="00725EC0">
        <w:rPr>
          <w:rFonts w:ascii="Arial" w:hAnsi="Arial" w:cs="Arial"/>
          <w:sz w:val="24"/>
          <w:szCs w:val="24"/>
          <w:lang w:val="es-CO"/>
        </w:rPr>
        <w:t>Por tanto, con el objetivo de contemplar la heterogeneidad existente en este indicador a partir de ambas fuentes de información, se empleó la mediana entre ambas observaciones para la estimación de las varianzas apropiadas que permitan aplicar la estimación del tamaño muestral</w:t>
      </w:r>
      <w:r w:rsidR="00A11545" w:rsidRPr="00725EC0">
        <w:rPr>
          <w:rFonts w:ascii="Arial" w:hAnsi="Arial" w:cs="Arial"/>
          <w:sz w:val="24"/>
          <w:szCs w:val="24"/>
          <w:lang w:val="es-CO"/>
        </w:rPr>
        <w:t xml:space="preserve"> (Gráfica 2). Se considera importante la mediana para reducir la dispersión en el indicador de interés, en especial, para los municipios de la subregión occidente y otros particulares como Piamonte, </w:t>
      </w:r>
      <w:proofErr w:type="spellStart"/>
      <w:r w:rsidR="000A0011" w:rsidRPr="00725EC0">
        <w:rPr>
          <w:rFonts w:ascii="Arial" w:hAnsi="Arial" w:cs="Arial"/>
          <w:sz w:val="24"/>
          <w:szCs w:val="24"/>
          <w:lang w:val="es-CO"/>
        </w:rPr>
        <w:t>Jambaló</w:t>
      </w:r>
      <w:proofErr w:type="spellEnd"/>
      <w:r w:rsidR="000A0011" w:rsidRPr="00725EC0">
        <w:rPr>
          <w:rFonts w:ascii="Arial" w:hAnsi="Arial" w:cs="Arial"/>
          <w:sz w:val="24"/>
          <w:szCs w:val="24"/>
          <w:lang w:val="es-CO"/>
        </w:rPr>
        <w:t xml:space="preserve"> y Páez.</w:t>
      </w:r>
      <w:r w:rsidRPr="00725EC0">
        <w:rPr>
          <w:rFonts w:ascii="Arial" w:hAnsi="Arial" w:cs="Arial"/>
          <w:sz w:val="24"/>
          <w:szCs w:val="24"/>
          <w:lang w:val="es-CO"/>
        </w:rPr>
        <w:t xml:space="preserve"> </w:t>
      </w:r>
    </w:p>
    <w:p w14:paraId="3B24BCBA" w14:textId="102FC98B" w:rsidR="00CD3D18" w:rsidRPr="00725EC0" w:rsidRDefault="00550A8C" w:rsidP="002D1241">
      <w:pPr>
        <w:pStyle w:val="Descripcin"/>
        <w:spacing w:line="276" w:lineRule="auto"/>
        <w:rPr>
          <w:rFonts w:ascii="Arial" w:hAnsi="Arial" w:cs="Arial"/>
          <w:sz w:val="24"/>
          <w:szCs w:val="24"/>
        </w:rPr>
      </w:pPr>
      <w:r w:rsidRPr="00725EC0">
        <w:rPr>
          <w:rFonts w:ascii="Arial" w:hAnsi="Arial" w:cs="Arial"/>
          <w:sz w:val="24"/>
          <w:szCs w:val="24"/>
        </w:rPr>
        <w:lastRenderedPageBreak/>
        <w:t xml:space="preserve">Gráfica </w:t>
      </w:r>
      <w:r w:rsidR="00737C3C" w:rsidRPr="00725EC0">
        <w:rPr>
          <w:rFonts w:ascii="Arial" w:hAnsi="Arial" w:cs="Arial"/>
          <w:noProof/>
          <w:sz w:val="24"/>
          <w:szCs w:val="24"/>
        </w:rPr>
        <w:fldChar w:fldCharType="begin"/>
      </w:r>
      <w:r w:rsidR="00737C3C" w:rsidRPr="00725EC0">
        <w:rPr>
          <w:rFonts w:ascii="Arial" w:hAnsi="Arial" w:cs="Arial"/>
          <w:noProof/>
          <w:sz w:val="24"/>
          <w:szCs w:val="24"/>
        </w:rPr>
        <w:instrText xml:space="preserve"> SEQ Gráfica \* ARABIC </w:instrText>
      </w:r>
      <w:r w:rsidR="00737C3C" w:rsidRPr="00725EC0">
        <w:rPr>
          <w:rFonts w:ascii="Arial" w:hAnsi="Arial" w:cs="Arial"/>
          <w:noProof/>
          <w:sz w:val="24"/>
          <w:szCs w:val="24"/>
        </w:rPr>
        <w:fldChar w:fldCharType="separate"/>
      </w:r>
      <w:r w:rsidR="007334CB" w:rsidRPr="00725EC0">
        <w:rPr>
          <w:rFonts w:ascii="Arial" w:hAnsi="Arial" w:cs="Arial"/>
          <w:noProof/>
          <w:sz w:val="24"/>
          <w:szCs w:val="24"/>
        </w:rPr>
        <w:t>2</w:t>
      </w:r>
      <w:r w:rsidR="00737C3C" w:rsidRPr="00725EC0">
        <w:rPr>
          <w:rFonts w:ascii="Arial" w:hAnsi="Arial" w:cs="Arial"/>
          <w:noProof/>
          <w:sz w:val="24"/>
          <w:szCs w:val="24"/>
        </w:rPr>
        <w:fldChar w:fldCharType="end"/>
      </w:r>
      <w:r w:rsidRPr="00725EC0">
        <w:rPr>
          <w:rFonts w:ascii="Arial" w:hAnsi="Arial" w:cs="Arial"/>
          <w:sz w:val="24"/>
          <w:szCs w:val="24"/>
        </w:rPr>
        <w:t xml:space="preserve">. </w:t>
      </w:r>
      <w:r w:rsidR="00CD3D18" w:rsidRPr="00725EC0">
        <w:rPr>
          <w:rFonts w:ascii="Arial" w:hAnsi="Arial" w:cs="Arial"/>
          <w:sz w:val="24"/>
          <w:szCs w:val="24"/>
          <w:lang w:val="es-CO"/>
        </w:rPr>
        <w:t>Porcentaje de viviendas rurales sin cobertura de energía eléctrica</w:t>
      </w:r>
      <w:r w:rsidRPr="00725EC0">
        <w:rPr>
          <w:rFonts w:ascii="Arial" w:hAnsi="Arial" w:cs="Arial"/>
          <w:sz w:val="24"/>
          <w:szCs w:val="24"/>
          <w:lang w:val="es-CO"/>
        </w:rPr>
        <w:t xml:space="preserve"> según distintas fuentes</w:t>
      </w:r>
    </w:p>
    <w:p w14:paraId="4CC19C42" w14:textId="099BE229" w:rsidR="00834472" w:rsidRPr="00725EC0" w:rsidRDefault="00834472" w:rsidP="002D1241">
      <w:pPr>
        <w:spacing w:line="276" w:lineRule="auto"/>
        <w:jc w:val="center"/>
        <w:rPr>
          <w:rFonts w:ascii="Arial" w:hAnsi="Arial" w:cs="Arial"/>
          <w:sz w:val="24"/>
          <w:szCs w:val="24"/>
          <w:lang w:val="es-CO"/>
        </w:rPr>
      </w:pPr>
      <w:r w:rsidRPr="00725EC0">
        <w:rPr>
          <w:rFonts w:ascii="Arial" w:hAnsi="Arial" w:cs="Arial"/>
          <w:noProof/>
          <w:sz w:val="24"/>
          <w:szCs w:val="24"/>
          <w:lang w:val="es-CO" w:eastAsia="es-CO"/>
        </w:rPr>
        <w:drawing>
          <wp:inline distT="0" distB="0" distL="0" distR="0" wp14:anchorId="3FABCE6F" wp14:editId="3972F132">
            <wp:extent cx="5509041" cy="3597941"/>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1164" cy="3605858"/>
                    </a:xfrm>
                    <a:prstGeom prst="rect">
                      <a:avLst/>
                    </a:prstGeom>
                    <a:noFill/>
                  </pic:spPr>
                </pic:pic>
              </a:graphicData>
            </a:graphic>
          </wp:inline>
        </w:drawing>
      </w:r>
    </w:p>
    <w:p w14:paraId="2B4ABC80" w14:textId="49CA1953" w:rsidR="00834472" w:rsidRPr="00725EC0" w:rsidRDefault="00834472" w:rsidP="002D1241">
      <w:pPr>
        <w:spacing w:line="276" w:lineRule="auto"/>
        <w:jc w:val="center"/>
        <w:rPr>
          <w:rFonts w:ascii="Arial" w:hAnsi="Arial" w:cs="Arial"/>
          <w:sz w:val="20"/>
          <w:szCs w:val="20"/>
          <w:highlight w:val="yellow"/>
          <w:lang w:val="es-CO"/>
        </w:rPr>
      </w:pPr>
      <w:r w:rsidRPr="00725EC0">
        <w:rPr>
          <w:rFonts w:ascii="Arial" w:hAnsi="Arial" w:cs="Arial"/>
          <w:sz w:val="20"/>
          <w:szCs w:val="20"/>
          <w:lang w:val="es-CO"/>
        </w:rPr>
        <w:t>Fuente: PERS CAUCA con base en Plan Indicativo de Expansión de Cobertura de Energía Eléctrica (PIE) de 2018 de la Unidad de Planeación Minero-Energética y Censo Nacional de Población y Vivienda 2018.</w:t>
      </w:r>
    </w:p>
    <w:p w14:paraId="0EC58C69" w14:textId="49943F79" w:rsidR="001C36D0" w:rsidRPr="00725EC0" w:rsidRDefault="0002526C" w:rsidP="002D1241">
      <w:pPr>
        <w:pStyle w:val="Ttulo2"/>
        <w:numPr>
          <w:ilvl w:val="1"/>
          <w:numId w:val="9"/>
        </w:numPr>
        <w:spacing w:line="276" w:lineRule="auto"/>
        <w:rPr>
          <w:rFonts w:cs="Arial"/>
          <w:szCs w:val="24"/>
          <w:lang w:val="es-CO"/>
        </w:rPr>
      </w:pPr>
      <w:r w:rsidRPr="00725EC0">
        <w:rPr>
          <w:rFonts w:cs="Arial"/>
          <w:szCs w:val="24"/>
          <w:lang w:val="es-CO"/>
        </w:rPr>
        <w:t xml:space="preserve">Definición del </w:t>
      </w:r>
      <w:r w:rsidR="004E71C1" w:rsidRPr="00725EC0">
        <w:rPr>
          <w:rFonts w:cs="Arial"/>
          <w:szCs w:val="24"/>
          <w:lang w:val="es-CO"/>
        </w:rPr>
        <w:t>muestreo</w:t>
      </w:r>
      <w:r w:rsidR="00CF2555" w:rsidRPr="00725EC0">
        <w:rPr>
          <w:rFonts w:cs="Arial"/>
          <w:szCs w:val="24"/>
          <w:lang w:val="es-CO"/>
        </w:rPr>
        <w:t xml:space="preserve"> para las unidades residenciales</w:t>
      </w:r>
    </w:p>
    <w:p w14:paraId="554B911E" w14:textId="08152C84" w:rsidR="00F11F1C" w:rsidRPr="00725EC0" w:rsidRDefault="001C36D0" w:rsidP="002D1241">
      <w:pPr>
        <w:spacing w:line="276" w:lineRule="auto"/>
        <w:jc w:val="both"/>
        <w:rPr>
          <w:rFonts w:ascii="Arial" w:hAnsi="Arial" w:cs="Arial"/>
          <w:sz w:val="24"/>
          <w:szCs w:val="24"/>
          <w:lang w:val="es-CO"/>
        </w:rPr>
      </w:pPr>
      <w:r w:rsidRPr="00725EC0">
        <w:rPr>
          <w:rFonts w:ascii="Arial" w:hAnsi="Arial" w:cs="Arial"/>
          <w:sz w:val="24"/>
          <w:szCs w:val="24"/>
          <w:lang w:val="es-CO"/>
        </w:rPr>
        <w:t>De acuerdo</w:t>
      </w:r>
      <w:r w:rsidR="00386714" w:rsidRPr="00725EC0">
        <w:rPr>
          <w:rFonts w:ascii="Arial" w:hAnsi="Arial" w:cs="Arial"/>
          <w:sz w:val="24"/>
          <w:szCs w:val="24"/>
          <w:lang w:val="es-CO"/>
        </w:rPr>
        <w:t xml:space="preserve"> con</w:t>
      </w:r>
      <w:r w:rsidRPr="00725EC0">
        <w:rPr>
          <w:rFonts w:ascii="Arial" w:hAnsi="Arial" w:cs="Arial"/>
          <w:sz w:val="24"/>
          <w:szCs w:val="24"/>
          <w:lang w:val="es-CO"/>
        </w:rPr>
        <w:t xml:space="preserve"> </w:t>
      </w:r>
      <w:r w:rsidR="00F11F1C" w:rsidRPr="00725EC0">
        <w:rPr>
          <w:rFonts w:ascii="Arial" w:hAnsi="Arial" w:cs="Arial"/>
          <w:sz w:val="24"/>
          <w:szCs w:val="24"/>
          <w:lang w:val="es-CO"/>
        </w:rPr>
        <w:t xml:space="preserve">el indicador </w:t>
      </w:r>
      <w:r w:rsidR="00386714" w:rsidRPr="00725EC0">
        <w:rPr>
          <w:rFonts w:ascii="Arial" w:hAnsi="Arial" w:cs="Arial"/>
          <w:sz w:val="24"/>
          <w:szCs w:val="24"/>
          <w:lang w:val="es-CO"/>
        </w:rPr>
        <w:t>de</w:t>
      </w:r>
      <w:r w:rsidR="00F11F1C" w:rsidRPr="00725EC0">
        <w:rPr>
          <w:rFonts w:ascii="Arial" w:hAnsi="Arial" w:cs="Arial"/>
          <w:sz w:val="24"/>
          <w:szCs w:val="24"/>
          <w:lang w:val="es-CO"/>
        </w:rPr>
        <w:t xml:space="preserve"> la mediana</w:t>
      </w:r>
      <w:r w:rsidRPr="00725EC0">
        <w:rPr>
          <w:rFonts w:ascii="Arial" w:hAnsi="Arial" w:cs="Arial"/>
          <w:sz w:val="24"/>
          <w:szCs w:val="24"/>
          <w:lang w:val="es-CO"/>
        </w:rPr>
        <w:t xml:space="preserve"> </w:t>
      </w:r>
      <w:r w:rsidR="00587BDF" w:rsidRPr="00725EC0">
        <w:rPr>
          <w:rFonts w:ascii="Arial" w:hAnsi="Arial" w:cs="Arial"/>
          <w:sz w:val="24"/>
          <w:szCs w:val="24"/>
          <w:lang w:val="es-CO"/>
        </w:rPr>
        <w:t>de la falta de acceso a cobertura de energía eléctrica</w:t>
      </w:r>
      <w:r w:rsidR="00F70A28" w:rsidRPr="00725EC0">
        <w:rPr>
          <w:rFonts w:ascii="Arial" w:hAnsi="Arial" w:cs="Arial"/>
          <w:sz w:val="24"/>
          <w:szCs w:val="24"/>
          <w:lang w:val="es-CO"/>
        </w:rPr>
        <w:t>,</w:t>
      </w:r>
      <w:r w:rsidRPr="00725EC0">
        <w:rPr>
          <w:rFonts w:ascii="Arial" w:hAnsi="Arial" w:cs="Arial"/>
          <w:sz w:val="24"/>
          <w:szCs w:val="24"/>
          <w:lang w:val="es-CO"/>
        </w:rPr>
        <w:t xml:space="preserve"> se empleó un método de muestreo que permitiera contemplar la heterogeneidad </w:t>
      </w:r>
      <w:r w:rsidR="00587BDF" w:rsidRPr="00725EC0">
        <w:rPr>
          <w:rFonts w:ascii="Arial" w:hAnsi="Arial" w:cs="Arial"/>
          <w:sz w:val="24"/>
          <w:szCs w:val="24"/>
          <w:lang w:val="es-CO"/>
        </w:rPr>
        <w:t>de este indicador</w:t>
      </w:r>
      <w:r w:rsidRPr="00725EC0">
        <w:rPr>
          <w:rFonts w:ascii="Arial" w:hAnsi="Arial" w:cs="Arial"/>
          <w:sz w:val="24"/>
          <w:szCs w:val="24"/>
          <w:lang w:val="es-CO"/>
        </w:rPr>
        <w:t xml:space="preserve"> en los 42 munici</w:t>
      </w:r>
      <w:r w:rsidR="00B5053B" w:rsidRPr="00725EC0">
        <w:rPr>
          <w:rFonts w:ascii="Arial" w:hAnsi="Arial" w:cs="Arial"/>
          <w:sz w:val="24"/>
          <w:szCs w:val="24"/>
          <w:lang w:val="es-CO"/>
        </w:rPr>
        <w:t xml:space="preserve">pios del departamento del Cauca, </w:t>
      </w:r>
      <w:r w:rsidR="00B5053B" w:rsidRPr="00725EC0">
        <w:rPr>
          <w:rFonts w:ascii="Arial" w:hAnsi="Arial" w:cs="Arial"/>
          <w:color w:val="000000"/>
          <w:sz w:val="24"/>
          <w:szCs w:val="24"/>
        </w:rPr>
        <w:t>es importante</w:t>
      </w:r>
      <w:r w:rsidR="00386714" w:rsidRPr="00725EC0">
        <w:rPr>
          <w:rFonts w:ascii="Arial" w:hAnsi="Arial" w:cs="Arial"/>
          <w:color w:val="000000"/>
          <w:sz w:val="24"/>
          <w:szCs w:val="24"/>
        </w:rPr>
        <w:t>,</w:t>
      </w:r>
      <w:r w:rsidR="00B5053B" w:rsidRPr="00725EC0">
        <w:rPr>
          <w:rFonts w:ascii="Arial" w:hAnsi="Arial" w:cs="Arial"/>
          <w:color w:val="000000"/>
          <w:sz w:val="24"/>
          <w:szCs w:val="24"/>
        </w:rPr>
        <w:t xml:space="preserve"> </w:t>
      </w:r>
      <w:r w:rsidR="00386714" w:rsidRPr="00725EC0">
        <w:rPr>
          <w:rFonts w:ascii="Arial" w:hAnsi="Arial" w:cs="Arial"/>
          <w:color w:val="000000"/>
          <w:sz w:val="24"/>
          <w:szCs w:val="24"/>
        </w:rPr>
        <w:t>reiterar</w:t>
      </w:r>
      <w:r w:rsidR="00B5053B" w:rsidRPr="00725EC0">
        <w:rPr>
          <w:rFonts w:ascii="Arial" w:hAnsi="Arial" w:cs="Arial"/>
          <w:color w:val="000000"/>
          <w:sz w:val="24"/>
          <w:szCs w:val="24"/>
        </w:rPr>
        <w:t xml:space="preserve"> que la agregación y estimaciones finales se realizarán en términos de las </w:t>
      </w:r>
      <w:r w:rsidR="00E846E8" w:rsidRPr="00725EC0">
        <w:rPr>
          <w:rFonts w:ascii="Arial" w:hAnsi="Arial" w:cs="Arial"/>
          <w:color w:val="000000"/>
          <w:sz w:val="24"/>
          <w:szCs w:val="24"/>
        </w:rPr>
        <w:t>sub</w:t>
      </w:r>
      <w:r w:rsidR="00B5053B" w:rsidRPr="00725EC0">
        <w:rPr>
          <w:rFonts w:ascii="Arial" w:hAnsi="Arial" w:cs="Arial"/>
          <w:color w:val="000000"/>
          <w:sz w:val="24"/>
          <w:szCs w:val="24"/>
        </w:rPr>
        <w:t xml:space="preserve">regiones, si bien se utilizan los municipios como insumo para la obtención de la varianza y el planteamiento del tamaño de muestra, todos los resultados serán plasmados a nivel de las </w:t>
      </w:r>
      <w:r w:rsidR="00D17F43" w:rsidRPr="00725EC0">
        <w:rPr>
          <w:rFonts w:ascii="Arial" w:hAnsi="Arial" w:cs="Arial"/>
          <w:color w:val="000000"/>
          <w:sz w:val="24"/>
          <w:szCs w:val="24"/>
        </w:rPr>
        <w:t>sub</w:t>
      </w:r>
      <w:r w:rsidR="00B5053B" w:rsidRPr="00725EC0">
        <w:rPr>
          <w:rFonts w:ascii="Arial" w:hAnsi="Arial" w:cs="Arial"/>
          <w:color w:val="000000"/>
          <w:sz w:val="24"/>
          <w:szCs w:val="24"/>
        </w:rPr>
        <w:t>regiones.</w:t>
      </w:r>
      <w:r w:rsidR="00F70A28" w:rsidRPr="00725EC0">
        <w:rPr>
          <w:rFonts w:ascii="Arial" w:hAnsi="Arial" w:cs="Arial"/>
          <w:sz w:val="24"/>
          <w:szCs w:val="24"/>
          <w:lang w:val="es-CO"/>
        </w:rPr>
        <w:t xml:space="preserve"> </w:t>
      </w:r>
    </w:p>
    <w:p w14:paraId="0B636A3E" w14:textId="7FB676ED" w:rsidR="001C36D0" w:rsidRPr="00725EC0" w:rsidRDefault="001C36D0" w:rsidP="002D1241">
      <w:pPr>
        <w:pStyle w:val="Ttulo3"/>
        <w:numPr>
          <w:ilvl w:val="2"/>
          <w:numId w:val="9"/>
        </w:numPr>
        <w:spacing w:line="276" w:lineRule="auto"/>
        <w:rPr>
          <w:rFonts w:cs="Arial"/>
          <w:sz w:val="24"/>
        </w:rPr>
      </w:pPr>
      <w:r w:rsidRPr="00725EC0">
        <w:rPr>
          <w:rFonts w:cs="Arial"/>
          <w:sz w:val="24"/>
        </w:rPr>
        <w:t>Tipo de muestreo</w:t>
      </w:r>
      <w:r w:rsidR="00CF2555" w:rsidRPr="00725EC0">
        <w:rPr>
          <w:rFonts w:cs="Arial"/>
          <w:sz w:val="24"/>
        </w:rPr>
        <w:t xml:space="preserve"> para las unidades residenciales</w:t>
      </w:r>
    </w:p>
    <w:p w14:paraId="7FEF7E6C" w14:textId="77777777" w:rsidR="001C36D0" w:rsidRPr="00725EC0" w:rsidRDefault="001C36D0" w:rsidP="004E71C1">
      <w:pPr>
        <w:spacing w:after="280" w:line="276" w:lineRule="auto"/>
        <w:jc w:val="both"/>
        <w:rPr>
          <w:rFonts w:ascii="Arial" w:hAnsi="Arial" w:cs="Arial"/>
          <w:sz w:val="24"/>
          <w:szCs w:val="24"/>
        </w:rPr>
      </w:pPr>
      <w:r w:rsidRPr="00725EC0">
        <w:rPr>
          <w:rFonts w:ascii="Arial" w:hAnsi="Arial" w:cs="Arial"/>
          <w:sz w:val="24"/>
          <w:szCs w:val="24"/>
        </w:rPr>
        <w:t>Muestra probabilística, estratificada, de conglomerados, multietápica:</w:t>
      </w:r>
    </w:p>
    <w:p w14:paraId="21D1F464" w14:textId="77777777" w:rsidR="001C36D0" w:rsidRPr="00725EC0" w:rsidRDefault="001C36D0" w:rsidP="002D1241">
      <w:pPr>
        <w:numPr>
          <w:ilvl w:val="1"/>
          <w:numId w:val="5"/>
        </w:numPr>
        <w:spacing w:after="0" w:line="276" w:lineRule="auto"/>
        <w:jc w:val="both"/>
        <w:rPr>
          <w:rFonts w:ascii="Arial" w:hAnsi="Arial" w:cs="Arial"/>
          <w:sz w:val="24"/>
          <w:szCs w:val="24"/>
        </w:rPr>
      </w:pPr>
      <w:r w:rsidRPr="00725EC0">
        <w:rPr>
          <w:rFonts w:ascii="Arial" w:hAnsi="Arial" w:cs="Arial"/>
          <w:sz w:val="24"/>
          <w:szCs w:val="24"/>
        </w:rPr>
        <w:t>Probabilística: Cada unidad de la población objetivo tiene una probabilidad conocida de selección mayor a 0.</w:t>
      </w:r>
    </w:p>
    <w:p w14:paraId="0E995D40" w14:textId="71B35B58" w:rsidR="001C36D0" w:rsidRPr="00725EC0" w:rsidRDefault="001C36D0" w:rsidP="002D1241">
      <w:pPr>
        <w:numPr>
          <w:ilvl w:val="1"/>
          <w:numId w:val="5"/>
        </w:numPr>
        <w:spacing w:after="0" w:line="276" w:lineRule="auto"/>
        <w:jc w:val="both"/>
        <w:rPr>
          <w:rFonts w:ascii="Arial" w:hAnsi="Arial" w:cs="Arial"/>
          <w:sz w:val="24"/>
          <w:szCs w:val="24"/>
        </w:rPr>
      </w:pPr>
      <w:r w:rsidRPr="00725EC0">
        <w:rPr>
          <w:rFonts w:ascii="Arial" w:hAnsi="Arial" w:cs="Arial"/>
          <w:sz w:val="24"/>
          <w:szCs w:val="24"/>
        </w:rPr>
        <w:t xml:space="preserve">Estratificada: Con el fin de ganar precisión de la muestra, se propone realizar una estratificación de acuerdo con las siete </w:t>
      </w:r>
      <w:r w:rsidR="009C3E7C" w:rsidRPr="00725EC0">
        <w:rPr>
          <w:rFonts w:ascii="Arial" w:hAnsi="Arial" w:cs="Arial"/>
          <w:sz w:val="24"/>
          <w:szCs w:val="24"/>
        </w:rPr>
        <w:t>subregiones</w:t>
      </w:r>
      <w:r w:rsidRPr="00725EC0">
        <w:rPr>
          <w:rFonts w:ascii="Arial" w:hAnsi="Arial" w:cs="Arial"/>
          <w:sz w:val="24"/>
          <w:szCs w:val="24"/>
        </w:rPr>
        <w:t xml:space="preserve">: </w:t>
      </w:r>
      <w:r w:rsidRPr="00725EC0">
        <w:rPr>
          <w:rFonts w:ascii="Arial" w:hAnsi="Arial" w:cs="Arial"/>
          <w:sz w:val="24"/>
          <w:szCs w:val="24"/>
        </w:rPr>
        <w:lastRenderedPageBreak/>
        <w:t>centro, norte, oriente, pacifico, sur, macizo y piedemonte amazónica, para un total de 7 estratos muestrales.</w:t>
      </w:r>
    </w:p>
    <w:p w14:paraId="2C9B0737" w14:textId="383BC9FC" w:rsidR="001C36D0" w:rsidRPr="00725EC0" w:rsidRDefault="001C36D0" w:rsidP="002D1241">
      <w:pPr>
        <w:numPr>
          <w:ilvl w:val="1"/>
          <w:numId w:val="5"/>
        </w:numPr>
        <w:spacing w:after="0" w:line="276" w:lineRule="auto"/>
        <w:jc w:val="both"/>
        <w:rPr>
          <w:rFonts w:ascii="Arial" w:hAnsi="Arial" w:cs="Arial"/>
          <w:sz w:val="24"/>
          <w:szCs w:val="24"/>
        </w:rPr>
      </w:pPr>
      <w:r w:rsidRPr="00725EC0">
        <w:rPr>
          <w:rFonts w:ascii="Arial" w:hAnsi="Arial" w:cs="Arial"/>
          <w:sz w:val="24"/>
          <w:szCs w:val="24"/>
        </w:rPr>
        <w:t xml:space="preserve">Conglomerados: Unidad final de muestreo compuesta por el segmento (definir cuántas viviendas por cada uno, </w:t>
      </w:r>
      <w:r w:rsidR="003731AB" w:rsidRPr="00725EC0">
        <w:rPr>
          <w:rFonts w:ascii="Arial" w:hAnsi="Arial" w:cs="Arial"/>
          <w:sz w:val="24"/>
          <w:szCs w:val="24"/>
        </w:rPr>
        <w:t xml:space="preserve">por ejemplo, </w:t>
      </w:r>
      <w:r w:rsidRPr="00725EC0">
        <w:rPr>
          <w:rFonts w:ascii="Arial" w:hAnsi="Arial" w:cs="Arial"/>
          <w:sz w:val="24"/>
          <w:szCs w:val="24"/>
        </w:rPr>
        <w:t xml:space="preserve">la gran encuesta de hogares utiliza 10). </w:t>
      </w:r>
    </w:p>
    <w:p w14:paraId="52708DD7" w14:textId="77777777" w:rsidR="001C36D0" w:rsidRPr="00725EC0" w:rsidRDefault="001C36D0" w:rsidP="002D1241">
      <w:pPr>
        <w:numPr>
          <w:ilvl w:val="1"/>
          <w:numId w:val="5"/>
        </w:numPr>
        <w:spacing w:after="0" w:line="276" w:lineRule="auto"/>
        <w:jc w:val="both"/>
        <w:rPr>
          <w:rFonts w:ascii="Arial" w:hAnsi="Arial" w:cs="Arial"/>
          <w:sz w:val="24"/>
          <w:szCs w:val="24"/>
        </w:rPr>
      </w:pPr>
      <w:r w:rsidRPr="00725EC0">
        <w:rPr>
          <w:rFonts w:ascii="Arial" w:hAnsi="Arial" w:cs="Arial"/>
          <w:sz w:val="24"/>
          <w:szCs w:val="24"/>
        </w:rPr>
        <w:t>Multietápica</w:t>
      </w:r>
    </w:p>
    <w:p w14:paraId="42FE482C" w14:textId="77777777" w:rsidR="001C36D0" w:rsidRPr="00725EC0" w:rsidRDefault="001C36D0" w:rsidP="002D1241">
      <w:pPr>
        <w:numPr>
          <w:ilvl w:val="2"/>
          <w:numId w:val="5"/>
        </w:numPr>
        <w:spacing w:after="0" w:line="276" w:lineRule="auto"/>
        <w:jc w:val="both"/>
        <w:rPr>
          <w:rFonts w:ascii="Arial" w:hAnsi="Arial" w:cs="Arial"/>
          <w:sz w:val="24"/>
          <w:szCs w:val="24"/>
        </w:rPr>
      </w:pPr>
      <w:r w:rsidRPr="00725EC0">
        <w:rPr>
          <w:rFonts w:ascii="Arial" w:hAnsi="Arial" w:cs="Arial"/>
          <w:sz w:val="24"/>
          <w:szCs w:val="24"/>
        </w:rPr>
        <w:t>Unidad Primaria de Muestreo (UPM): para las cabeceras son grupos contiguos de acuerdo con la división política (ej: manzanas) del mismo municipio, que contiene mínimo 12 segmentos con un promedio de 10 viviendas contiguas (5 a 14 viviendas). En la zona rural, la UPM está conformada por una sección o sector censal.</w:t>
      </w:r>
    </w:p>
    <w:p w14:paraId="30239C5F" w14:textId="77777777" w:rsidR="001C36D0" w:rsidRPr="00725EC0" w:rsidRDefault="001C36D0" w:rsidP="002D1241">
      <w:pPr>
        <w:numPr>
          <w:ilvl w:val="2"/>
          <w:numId w:val="5"/>
        </w:numPr>
        <w:spacing w:after="0" w:line="276" w:lineRule="auto"/>
        <w:jc w:val="both"/>
        <w:rPr>
          <w:rFonts w:ascii="Arial" w:hAnsi="Arial" w:cs="Arial"/>
          <w:sz w:val="24"/>
          <w:szCs w:val="24"/>
        </w:rPr>
      </w:pPr>
      <w:r w:rsidRPr="00725EC0">
        <w:rPr>
          <w:rFonts w:ascii="Arial" w:hAnsi="Arial" w:cs="Arial"/>
          <w:sz w:val="24"/>
          <w:szCs w:val="24"/>
        </w:rPr>
        <w:t>Unidad Secundaria de Muestreo (USM): el segundo paso es seleccionar dentro de cada UPM, el número necesario de segmentos requeridos, los cuales corresponden a la USM.</w:t>
      </w:r>
    </w:p>
    <w:p w14:paraId="6132C0ED" w14:textId="77777777" w:rsidR="001C36D0" w:rsidRPr="00725EC0" w:rsidRDefault="001C36D0" w:rsidP="002D1241">
      <w:pPr>
        <w:numPr>
          <w:ilvl w:val="2"/>
          <w:numId w:val="5"/>
        </w:numPr>
        <w:spacing w:after="280" w:line="276" w:lineRule="auto"/>
        <w:jc w:val="both"/>
        <w:rPr>
          <w:rFonts w:ascii="Arial" w:hAnsi="Arial" w:cs="Arial"/>
          <w:sz w:val="24"/>
          <w:szCs w:val="24"/>
        </w:rPr>
      </w:pPr>
      <w:r w:rsidRPr="00725EC0">
        <w:rPr>
          <w:rFonts w:ascii="Arial" w:hAnsi="Arial" w:cs="Arial"/>
          <w:sz w:val="24"/>
          <w:szCs w:val="24"/>
        </w:rPr>
        <w:t>Unidad terciaria de Muestreo (UTM): finalmente, la UTM corresponde a las viviendas que conforman cada USM seleccionada para conformar la muestra.</w:t>
      </w:r>
    </w:p>
    <w:p w14:paraId="73202AD2" w14:textId="65D82CDF" w:rsidR="001C36D0" w:rsidRPr="00725EC0" w:rsidRDefault="001C36D0" w:rsidP="002D1241">
      <w:pPr>
        <w:pStyle w:val="Ttulo3"/>
        <w:numPr>
          <w:ilvl w:val="2"/>
          <w:numId w:val="9"/>
        </w:numPr>
        <w:spacing w:line="276" w:lineRule="auto"/>
        <w:rPr>
          <w:rFonts w:cs="Arial"/>
          <w:sz w:val="24"/>
        </w:rPr>
      </w:pPr>
      <w:r w:rsidRPr="00725EC0">
        <w:rPr>
          <w:rFonts w:cs="Arial"/>
          <w:sz w:val="24"/>
        </w:rPr>
        <w:t>Tamaño de la muestra</w:t>
      </w:r>
      <w:r w:rsidR="00CF2555" w:rsidRPr="00725EC0">
        <w:rPr>
          <w:rFonts w:cs="Arial"/>
          <w:sz w:val="24"/>
        </w:rPr>
        <w:t xml:space="preserve"> para las unidades residenciales</w:t>
      </w:r>
    </w:p>
    <w:p w14:paraId="69C36052" w14:textId="77777777" w:rsidR="004E71C1" w:rsidRPr="00725EC0" w:rsidRDefault="004E71C1" w:rsidP="004E71C1">
      <w:pPr>
        <w:spacing w:after="280" w:line="276" w:lineRule="auto"/>
        <w:jc w:val="both"/>
        <w:rPr>
          <w:rFonts w:ascii="Arial" w:hAnsi="Arial" w:cs="Arial"/>
          <w:bCs/>
          <w:sz w:val="24"/>
          <w:szCs w:val="24"/>
        </w:rPr>
      </w:pPr>
    </w:p>
    <w:p w14:paraId="3417BB9E" w14:textId="5AB1958E" w:rsidR="001C36D0" w:rsidRPr="00725EC0" w:rsidRDefault="001C36D0" w:rsidP="004E71C1">
      <w:pPr>
        <w:spacing w:after="280" w:line="276" w:lineRule="auto"/>
        <w:jc w:val="both"/>
        <w:rPr>
          <w:rFonts w:ascii="Arial" w:hAnsi="Arial" w:cs="Arial"/>
          <w:bCs/>
          <w:sz w:val="24"/>
          <w:szCs w:val="24"/>
        </w:rPr>
      </w:pPr>
      <w:r w:rsidRPr="00725EC0">
        <w:rPr>
          <w:rFonts w:ascii="Arial" w:hAnsi="Arial" w:cs="Arial"/>
          <w:bCs/>
          <w:sz w:val="24"/>
          <w:szCs w:val="24"/>
        </w:rPr>
        <w:t>Teniendo en cue</w:t>
      </w:r>
      <w:r w:rsidR="00F70A28" w:rsidRPr="00725EC0">
        <w:rPr>
          <w:rFonts w:ascii="Arial" w:hAnsi="Arial" w:cs="Arial"/>
          <w:bCs/>
          <w:sz w:val="24"/>
          <w:szCs w:val="24"/>
        </w:rPr>
        <w:t>nta el muestreo planteado multietá</w:t>
      </w:r>
      <w:r w:rsidRPr="00725EC0">
        <w:rPr>
          <w:rFonts w:ascii="Arial" w:hAnsi="Arial" w:cs="Arial"/>
          <w:bCs/>
          <w:sz w:val="24"/>
          <w:szCs w:val="24"/>
        </w:rPr>
        <w:t>pico</w:t>
      </w:r>
      <w:r w:rsidR="00F70A28" w:rsidRPr="00725EC0">
        <w:rPr>
          <w:rFonts w:ascii="Arial" w:hAnsi="Arial" w:cs="Arial"/>
          <w:bCs/>
          <w:sz w:val="24"/>
          <w:szCs w:val="24"/>
        </w:rPr>
        <w:t>,</w:t>
      </w:r>
      <w:r w:rsidRPr="00725EC0">
        <w:rPr>
          <w:rFonts w:ascii="Arial" w:hAnsi="Arial" w:cs="Arial"/>
          <w:bCs/>
          <w:sz w:val="24"/>
          <w:szCs w:val="24"/>
        </w:rPr>
        <w:t xml:space="preserve"> el </w:t>
      </w:r>
      <w:r w:rsidR="00CE555E" w:rsidRPr="00725EC0">
        <w:rPr>
          <w:rFonts w:ascii="Arial" w:hAnsi="Arial" w:cs="Arial"/>
          <w:bCs/>
          <w:sz w:val="24"/>
          <w:szCs w:val="24"/>
        </w:rPr>
        <w:t>cálculo</w:t>
      </w:r>
      <w:r w:rsidRPr="00725EC0">
        <w:rPr>
          <w:rFonts w:ascii="Arial" w:hAnsi="Arial" w:cs="Arial"/>
          <w:bCs/>
          <w:sz w:val="24"/>
          <w:szCs w:val="24"/>
        </w:rPr>
        <w:t xml:space="preserve"> del tamaño de muestra se realizará por medio de la</w:t>
      </w:r>
      <w:r w:rsidR="00BC1444" w:rsidRPr="00725EC0">
        <w:rPr>
          <w:rFonts w:ascii="Arial" w:hAnsi="Arial" w:cs="Arial"/>
          <w:bCs/>
          <w:sz w:val="24"/>
          <w:szCs w:val="24"/>
        </w:rPr>
        <w:t>s</w:t>
      </w:r>
      <w:r w:rsidRPr="00725EC0">
        <w:rPr>
          <w:rFonts w:ascii="Arial" w:hAnsi="Arial" w:cs="Arial"/>
          <w:bCs/>
          <w:sz w:val="24"/>
          <w:szCs w:val="24"/>
        </w:rPr>
        <w:t xml:space="preserve"> siguiente</w:t>
      </w:r>
      <w:r w:rsidR="00BC1444" w:rsidRPr="00725EC0">
        <w:rPr>
          <w:rFonts w:ascii="Arial" w:hAnsi="Arial" w:cs="Arial"/>
          <w:bCs/>
          <w:sz w:val="24"/>
          <w:szCs w:val="24"/>
        </w:rPr>
        <w:t>s</w:t>
      </w:r>
      <w:r w:rsidRPr="00725EC0">
        <w:rPr>
          <w:rFonts w:ascii="Arial" w:hAnsi="Arial" w:cs="Arial"/>
          <w:bCs/>
          <w:sz w:val="24"/>
          <w:szCs w:val="24"/>
        </w:rPr>
        <w:t xml:space="preserve"> expresi</w:t>
      </w:r>
      <w:r w:rsidR="00BC1444" w:rsidRPr="00725EC0">
        <w:rPr>
          <w:rFonts w:ascii="Arial" w:hAnsi="Arial" w:cs="Arial"/>
          <w:bCs/>
          <w:sz w:val="24"/>
          <w:szCs w:val="24"/>
        </w:rPr>
        <w:t>ones</w:t>
      </w:r>
      <w:r w:rsidRPr="00725EC0">
        <w:rPr>
          <w:rFonts w:ascii="Arial" w:hAnsi="Arial" w:cs="Arial"/>
          <w:bCs/>
          <w:sz w:val="24"/>
          <w:szCs w:val="24"/>
        </w:rPr>
        <w:t>:</w:t>
      </w:r>
    </w:p>
    <w:p w14:paraId="0D8563A9" w14:textId="24CF0628" w:rsidR="001C36D0" w:rsidRPr="00725EC0" w:rsidRDefault="001C36D0" w:rsidP="002D1241">
      <w:pPr>
        <w:spacing w:after="280" w:line="276" w:lineRule="auto"/>
        <w:ind w:left="720"/>
        <w:jc w:val="both"/>
        <w:rPr>
          <w:rFonts w:ascii="Arial" w:eastAsiaTheme="minorEastAsia" w:hAnsi="Arial" w:cs="Arial"/>
          <w:bCs/>
          <w:sz w:val="24"/>
          <w:szCs w:val="24"/>
        </w:rPr>
      </w:pPr>
      <m:oMathPara>
        <m:oMath>
          <m:r>
            <w:rPr>
              <w:rFonts w:ascii="Cambria Math" w:hAnsi="Cambria Math" w:cs="Arial"/>
              <w:sz w:val="24"/>
              <w:szCs w:val="24"/>
            </w:rPr>
            <m:t>n=</m:t>
          </m:r>
          <m:f>
            <m:fPr>
              <m:ctrlPr>
                <w:rPr>
                  <w:rFonts w:ascii="Cambria Math" w:hAnsi="Cambria Math" w:cs="Arial"/>
                  <w:bCs/>
                  <w:i/>
                  <w:sz w:val="24"/>
                  <w:szCs w:val="24"/>
                </w:rPr>
              </m:ctrlPr>
            </m:fPr>
            <m:num>
              <m:nary>
                <m:naryPr>
                  <m:chr m:val="∑"/>
                  <m:limLoc m:val="subSup"/>
                  <m:supHide m:val="1"/>
                  <m:ctrlPr>
                    <w:rPr>
                      <w:rFonts w:ascii="Cambria Math" w:hAnsi="Cambria Math" w:cs="Arial"/>
                      <w:bCs/>
                      <w:i/>
                      <w:sz w:val="24"/>
                      <w:szCs w:val="24"/>
                    </w:rPr>
                  </m:ctrlPr>
                </m:naryPr>
                <m:sub>
                  <m:r>
                    <w:rPr>
                      <w:rFonts w:ascii="Cambria Math" w:hAnsi="Cambria Math" w:cs="Arial"/>
                      <w:sz w:val="24"/>
                      <w:szCs w:val="24"/>
                    </w:rPr>
                    <m:t>h</m:t>
                  </m:r>
                </m:sub>
                <m:sup/>
                <m:e>
                  <m:nary>
                    <m:naryPr>
                      <m:chr m:val="∑"/>
                      <m:limLoc m:val="undOvr"/>
                      <m:supHide m:val="1"/>
                      <m:ctrlPr>
                        <w:rPr>
                          <w:rFonts w:ascii="Cambria Math" w:hAnsi="Cambria Math" w:cs="Arial"/>
                          <w:bCs/>
                          <w:i/>
                          <w:sz w:val="24"/>
                          <w:szCs w:val="24"/>
                        </w:rPr>
                      </m:ctrlPr>
                    </m:naryPr>
                    <m:sub>
                      <m:r>
                        <w:rPr>
                          <w:rFonts w:ascii="Cambria Math" w:hAnsi="Cambria Math" w:cs="Arial"/>
                          <w:sz w:val="24"/>
                          <w:szCs w:val="24"/>
                        </w:rPr>
                        <m:t>L</m:t>
                      </m:r>
                    </m:sub>
                    <m:sup/>
                    <m:e>
                      <m:sSub>
                        <m:sSubPr>
                          <m:ctrlPr>
                            <w:rPr>
                              <w:rFonts w:ascii="Cambria Math" w:hAnsi="Cambria Math" w:cs="Arial"/>
                              <w:bCs/>
                              <w:i/>
                              <w:sz w:val="24"/>
                              <w:szCs w:val="24"/>
                            </w:rPr>
                          </m:ctrlPr>
                        </m:sSubPr>
                        <m:e>
                          <m:r>
                            <w:rPr>
                              <w:rFonts w:ascii="Cambria Math" w:hAnsi="Cambria Math" w:cs="Arial"/>
                              <w:sz w:val="24"/>
                              <w:szCs w:val="24"/>
                            </w:rPr>
                            <m:t>w</m:t>
                          </m:r>
                        </m:e>
                        <m:sub>
                          <m:r>
                            <w:rPr>
                              <w:rFonts w:ascii="Cambria Math" w:hAnsi="Cambria Math" w:cs="Arial"/>
                              <w:sz w:val="24"/>
                              <w:szCs w:val="24"/>
                            </w:rPr>
                            <m:t>h.L</m:t>
                          </m:r>
                        </m:sub>
                      </m:sSub>
                      <m:d>
                        <m:dPr>
                          <m:ctrlPr>
                            <w:rPr>
                              <w:rFonts w:ascii="Cambria Math" w:hAnsi="Cambria Math" w:cs="Arial"/>
                              <w:bCs/>
                              <w:i/>
                              <w:sz w:val="24"/>
                              <w:szCs w:val="24"/>
                            </w:rPr>
                          </m:ctrlPr>
                        </m:dPr>
                        <m:e>
                          <m:sSub>
                            <m:sSubPr>
                              <m:ctrlPr>
                                <w:rPr>
                                  <w:rFonts w:ascii="Cambria Math" w:hAnsi="Cambria Math" w:cs="Arial"/>
                                  <w:bCs/>
                                  <w:i/>
                                  <w:sz w:val="24"/>
                                  <w:szCs w:val="24"/>
                                </w:rPr>
                              </m:ctrlPr>
                            </m:sSubPr>
                            <m:e>
                              <m:r>
                                <w:rPr>
                                  <w:rFonts w:ascii="Cambria Math" w:hAnsi="Cambria Math" w:cs="Arial"/>
                                  <w:sz w:val="24"/>
                                  <w:szCs w:val="24"/>
                                </w:rPr>
                                <m:t>B</m:t>
                              </m:r>
                            </m:e>
                            <m:sub>
                              <m:r>
                                <w:rPr>
                                  <w:rFonts w:ascii="Cambria Math" w:hAnsi="Cambria Math" w:cs="Arial"/>
                                  <w:sz w:val="24"/>
                                  <w:szCs w:val="24"/>
                                </w:rPr>
                                <m:t>h.L</m:t>
                              </m:r>
                            </m:sub>
                          </m:sSub>
                          <m:r>
                            <w:rPr>
                              <w:rFonts w:ascii="Cambria Math" w:hAnsi="Cambria Math" w:cs="Arial"/>
                              <w:sz w:val="24"/>
                              <w:szCs w:val="24"/>
                            </w:rPr>
                            <m:t>+</m:t>
                          </m:r>
                          <m:sSub>
                            <m:sSubPr>
                              <m:ctrlPr>
                                <w:rPr>
                                  <w:rFonts w:ascii="Cambria Math" w:hAnsi="Cambria Math" w:cs="Arial"/>
                                  <w:bCs/>
                                  <w:i/>
                                  <w:sz w:val="24"/>
                                  <w:szCs w:val="24"/>
                                </w:rPr>
                              </m:ctrlPr>
                            </m:sSubPr>
                            <m:e>
                              <m:r>
                                <w:rPr>
                                  <w:rFonts w:ascii="Cambria Math" w:hAnsi="Cambria Math" w:cs="Arial"/>
                                  <w:sz w:val="24"/>
                                  <w:szCs w:val="24"/>
                                </w:rPr>
                                <m:t>C</m:t>
                              </m:r>
                            </m:e>
                            <m:sub>
                              <m:r>
                                <w:rPr>
                                  <w:rFonts w:ascii="Cambria Math" w:hAnsi="Cambria Math" w:cs="Arial"/>
                                  <w:sz w:val="24"/>
                                  <w:szCs w:val="24"/>
                                </w:rPr>
                                <m:t>h.L</m:t>
                              </m:r>
                            </m:sub>
                          </m:sSub>
                        </m:e>
                      </m:d>
                    </m:e>
                  </m:nary>
                </m:e>
              </m:nary>
            </m:num>
            <m:den>
              <m:r>
                <m:rPr>
                  <m:sty m:val="p"/>
                </m:rPr>
                <w:rPr>
                  <w:rFonts w:ascii="Cambria Math" w:hAnsi="Cambria Math" w:cs="Arial"/>
                  <w:sz w:val="24"/>
                  <w:szCs w:val="24"/>
                </w:rPr>
                <m:t>V</m:t>
              </m:r>
              <m:d>
                <m:dPr>
                  <m:ctrlPr>
                    <w:rPr>
                      <w:rFonts w:ascii="Cambria Math" w:hAnsi="Cambria Math" w:cs="Arial"/>
                      <w:bCs/>
                      <w:sz w:val="24"/>
                      <w:szCs w:val="24"/>
                    </w:rPr>
                  </m:ctrlPr>
                </m:dPr>
                <m:e>
                  <m:acc>
                    <m:accPr>
                      <m:ctrlPr>
                        <w:rPr>
                          <w:rFonts w:ascii="Cambria Math" w:hAnsi="Cambria Math" w:cs="Arial"/>
                          <w:bCs/>
                          <w:sz w:val="24"/>
                          <w:szCs w:val="24"/>
                        </w:rPr>
                      </m:ctrlPr>
                    </m:accPr>
                    <m:e>
                      <m:r>
                        <w:rPr>
                          <w:rFonts w:ascii="Cambria Math" w:hAnsi="Cambria Math" w:cs="Arial"/>
                          <w:sz w:val="24"/>
                          <w:szCs w:val="24"/>
                        </w:rPr>
                        <m:t>P</m:t>
                      </m:r>
                    </m:e>
                  </m:acc>
                </m:e>
              </m:d>
              <m:r>
                <m:rPr>
                  <m:sty m:val="p"/>
                </m:rPr>
                <w:rPr>
                  <w:rFonts w:ascii="Cambria Math" w:hAnsi="Cambria Math" w:cs="Arial"/>
                  <w:sz w:val="24"/>
                  <w:szCs w:val="24"/>
                </w:rPr>
                <m:t>+</m:t>
              </m:r>
              <m:nary>
                <m:naryPr>
                  <m:chr m:val="∑"/>
                  <m:limLoc m:val="subSup"/>
                  <m:supHide m:val="1"/>
                  <m:ctrlPr>
                    <w:rPr>
                      <w:rFonts w:ascii="Cambria Math" w:hAnsi="Cambria Math" w:cs="Arial"/>
                      <w:bCs/>
                      <w:i/>
                      <w:sz w:val="24"/>
                      <w:szCs w:val="24"/>
                    </w:rPr>
                  </m:ctrlPr>
                </m:naryPr>
                <m:sub>
                  <m:r>
                    <w:rPr>
                      <w:rFonts w:ascii="Cambria Math" w:hAnsi="Cambria Math" w:cs="Arial"/>
                      <w:sz w:val="24"/>
                      <w:szCs w:val="24"/>
                    </w:rPr>
                    <m:t>h</m:t>
                  </m:r>
                </m:sub>
                <m:sup/>
                <m:e>
                  <m:nary>
                    <m:naryPr>
                      <m:chr m:val="∑"/>
                      <m:limLoc m:val="undOvr"/>
                      <m:supHide m:val="1"/>
                      <m:ctrlPr>
                        <w:rPr>
                          <w:rFonts w:ascii="Cambria Math" w:hAnsi="Cambria Math" w:cs="Arial"/>
                          <w:bCs/>
                          <w:i/>
                          <w:sz w:val="24"/>
                          <w:szCs w:val="24"/>
                        </w:rPr>
                      </m:ctrlPr>
                    </m:naryPr>
                    <m:sub>
                      <m:r>
                        <w:rPr>
                          <w:rFonts w:ascii="Cambria Math" w:hAnsi="Cambria Math" w:cs="Arial"/>
                          <w:sz w:val="24"/>
                          <w:szCs w:val="24"/>
                        </w:rPr>
                        <m:t>L</m:t>
                      </m:r>
                    </m:sub>
                    <m:sup/>
                    <m:e>
                      <m:sSubSup>
                        <m:sSubSupPr>
                          <m:ctrlPr>
                            <w:rPr>
                              <w:rFonts w:ascii="Cambria Math" w:hAnsi="Cambria Math" w:cs="Arial"/>
                              <w:bCs/>
                              <w:i/>
                              <w:sz w:val="24"/>
                              <w:szCs w:val="24"/>
                            </w:rPr>
                          </m:ctrlPr>
                        </m:sSubSupPr>
                        <m:e>
                          <m:r>
                            <w:rPr>
                              <w:rFonts w:ascii="Cambria Math" w:hAnsi="Cambria Math" w:cs="Arial"/>
                              <w:sz w:val="24"/>
                              <w:szCs w:val="24"/>
                            </w:rPr>
                            <m:t>w</m:t>
                          </m:r>
                        </m:e>
                        <m:sub>
                          <m:r>
                            <w:rPr>
                              <w:rFonts w:ascii="Cambria Math" w:hAnsi="Cambria Math" w:cs="Arial"/>
                              <w:sz w:val="24"/>
                              <w:szCs w:val="24"/>
                            </w:rPr>
                            <m:t>h.L</m:t>
                          </m:r>
                        </m:sub>
                        <m:sup>
                          <m:r>
                            <w:rPr>
                              <w:rFonts w:ascii="Cambria Math" w:hAnsi="Cambria Math" w:cs="Arial"/>
                              <w:sz w:val="24"/>
                              <w:szCs w:val="24"/>
                            </w:rPr>
                            <m:t>2</m:t>
                          </m:r>
                        </m:sup>
                      </m:sSubSup>
                      <m:d>
                        <m:dPr>
                          <m:ctrlPr>
                            <w:rPr>
                              <w:rFonts w:ascii="Cambria Math" w:hAnsi="Cambria Math" w:cs="Arial"/>
                              <w:bCs/>
                              <w:i/>
                              <w:sz w:val="24"/>
                              <w:szCs w:val="24"/>
                            </w:rPr>
                          </m:ctrlPr>
                        </m:dPr>
                        <m:e>
                          <m:f>
                            <m:fPr>
                              <m:ctrlPr>
                                <w:rPr>
                                  <w:rFonts w:ascii="Cambria Math" w:hAnsi="Cambria Math" w:cs="Arial"/>
                                  <w:bCs/>
                                  <w:i/>
                                  <w:sz w:val="24"/>
                                  <w:szCs w:val="24"/>
                                </w:rPr>
                              </m:ctrlPr>
                            </m:fPr>
                            <m:num>
                              <m:sSub>
                                <m:sSubPr>
                                  <m:ctrlPr>
                                    <w:rPr>
                                      <w:rFonts w:ascii="Cambria Math" w:hAnsi="Cambria Math" w:cs="Arial"/>
                                      <w:bCs/>
                                      <w:i/>
                                      <w:sz w:val="24"/>
                                      <w:szCs w:val="24"/>
                                    </w:rPr>
                                  </m:ctrlPr>
                                </m:sSubPr>
                                <m:e>
                                  <m:r>
                                    <w:rPr>
                                      <w:rFonts w:ascii="Cambria Math" w:hAnsi="Cambria Math" w:cs="Arial"/>
                                      <w:sz w:val="24"/>
                                      <w:szCs w:val="24"/>
                                    </w:rPr>
                                    <m:t>B</m:t>
                                  </m:r>
                                </m:e>
                                <m:sub>
                                  <m:r>
                                    <w:rPr>
                                      <w:rFonts w:ascii="Cambria Math" w:hAnsi="Cambria Math" w:cs="Arial"/>
                                      <w:sz w:val="24"/>
                                      <w:szCs w:val="24"/>
                                    </w:rPr>
                                    <m:t>h.L</m:t>
                                  </m:r>
                                </m:sub>
                              </m:sSub>
                            </m:num>
                            <m:den>
                              <m:sSub>
                                <m:sSubPr>
                                  <m:ctrlPr>
                                    <w:rPr>
                                      <w:rFonts w:ascii="Cambria Math" w:hAnsi="Cambria Math" w:cs="Arial"/>
                                      <w:bCs/>
                                      <w:i/>
                                      <w:sz w:val="24"/>
                                      <w:szCs w:val="24"/>
                                    </w:rPr>
                                  </m:ctrlPr>
                                </m:sSubPr>
                                <m:e>
                                  <m:r>
                                    <w:rPr>
                                      <w:rFonts w:ascii="Cambria Math" w:hAnsi="Cambria Math" w:cs="Arial"/>
                                      <w:sz w:val="24"/>
                                      <w:szCs w:val="24"/>
                                    </w:rPr>
                                    <m:t>N</m:t>
                                  </m:r>
                                </m:e>
                                <m:sub>
                                  <m:r>
                                    <w:rPr>
                                      <w:rFonts w:ascii="Cambria Math" w:hAnsi="Cambria Math" w:cs="Arial"/>
                                      <w:sz w:val="24"/>
                                      <w:szCs w:val="24"/>
                                    </w:rPr>
                                    <m:t>h.L</m:t>
                                  </m:r>
                                </m:sub>
                              </m:sSub>
                            </m:den>
                          </m:f>
                        </m:e>
                      </m:d>
                    </m:e>
                  </m:nary>
                </m:e>
              </m:nary>
            </m:den>
          </m:f>
        </m:oMath>
      </m:oMathPara>
    </w:p>
    <w:p w14:paraId="514CF3E7" w14:textId="038A9458" w:rsidR="001C36D0" w:rsidRPr="00725EC0" w:rsidRDefault="00F90833" w:rsidP="002D1241">
      <w:pPr>
        <w:spacing w:line="276" w:lineRule="auto"/>
        <w:rPr>
          <w:rFonts w:ascii="Arial" w:eastAsiaTheme="minorEastAsia"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B</m:t>
              </m:r>
            </m:e>
            <m:sub>
              <m:r>
                <w:rPr>
                  <w:rFonts w:ascii="Cambria Math" w:hAnsi="Cambria Math" w:cs="Arial"/>
                  <w:sz w:val="24"/>
                  <w:szCs w:val="24"/>
                </w:rPr>
                <m:t>h.L</m:t>
              </m:r>
            </m:sub>
          </m:sSub>
          <m:r>
            <m:rPr>
              <m:sty m:val="p"/>
            </m:rPr>
            <w:rPr>
              <w:rFonts w:ascii="Cambria Math" w:hAnsi="Cambria Math" w:cs="Arial"/>
              <w:sz w:val="24"/>
              <w:szCs w:val="24"/>
            </w:rPr>
            <m:t>=</m:t>
          </m:r>
          <m:d>
            <m:dPr>
              <m:ctrlPr>
                <w:rPr>
                  <w:rFonts w:ascii="Cambria Math" w:hAnsi="Cambria Math" w:cs="Arial"/>
                  <w:sz w:val="24"/>
                  <w:szCs w:val="24"/>
                </w:rPr>
              </m:ctrlPr>
            </m:dPr>
            <m:e>
              <m:f>
                <m:fPr>
                  <m:ctrlPr>
                    <w:rPr>
                      <w:rFonts w:ascii="Cambria Math" w:hAnsi="Cambria Math" w:cs="Arial"/>
                      <w:i/>
                      <w:sz w:val="24"/>
                      <w:szCs w:val="24"/>
                    </w:rPr>
                  </m:ctrlPr>
                </m:fPr>
                <m:num>
                  <m:sSubSup>
                    <m:sSubSupPr>
                      <m:ctrlPr>
                        <w:rPr>
                          <w:rFonts w:ascii="Cambria Math" w:hAnsi="Cambria Math" w:cs="Arial"/>
                          <w:i/>
                          <w:sz w:val="24"/>
                          <w:szCs w:val="24"/>
                        </w:rPr>
                      </m:ctrlPr>
                    </m:sSubSupPr>
                    <m:e>
                      <m:r>
                        <w:rPr>
                          <w:rFonts w:ascii="Cambria Math" w:hAnsi="Cambria Math" w:cs="Arial"/>
                          <w:sz w:val="24"/>
                          <w:szCs w:val="24"/>
                        </w:rPr>
                        <m:t>S</m:t>
                      </m:r>
                    </m:e>
                    <m:sub>
                      <m:r>
                        <w:rPr>
                          <w:rFonts w:ascii="Cambria Math" w:hAnsi="Cambria Math" w:cs="Arial"/>
                          <w:sz w:val="24"/>
                          <w:szCs w:val="24"/>
                        </w:rPr>
                        <m:t>UPM</m:t>
                      </m:r>
                      <m:d>
                        <m:dPr>
                          <m:ctrlPr>
                            <w:rPr>
                              <w:rFonts w:ascii="Cambria Math" w:hAnsi="Cambria Math" w:cs="Arial"/>
                              <w:i/>
                              <w:sz w:val="24"/>
                              <w:szCs w:val="24"/>
                            </w:rPr>
                          </m:ctrlPr>
                        </m:dPr>
                        <m:e>
                          <m:r>
                            <w:rPr>
                              <w:rFonts w:ascii="Cambria Math" w:hAnsi="Cambria Math" w:cs="Arial"/>
                              <w:sz w:val="24"/>
                              <w:szCs w:val="24"/>
                            </w:rPr>
                            <m:t>h</m:t>
                          </m:r>
                        </m:e>
                      </m:d>
                    </m:sub>
                    <m:sup>
                      <m:r>
                        <w:rPr>
                          <w:rFonts w:ascii="Cambria Math" w:hAnsi="Cambria Math" w:cs="Arial"/>
                          <w:sz w:val="24"/>
                          <w:szCs w:val="24"/>
                        </w:rPr>
                        <m:t>2</m:t>
                      </m:r>
                    </m:sup>
                  </m:sSubSup>
                </m:num>
                <m:den>
                  <m:sSup>
                    <m:sSupPr>
                      <m:ctrlPr>
                        <w:rPr>
                          <w:rFonts w:ascii="Cambria Math" w:hAnsi="Cambria Math" w:cs="Arial"/>
                          <w:i/>
                          <w:sz w:val="24"/>
                          <w:szCs w:val="24"/>
                        </w:rPr>
                      </m:ctrlPr>
                    </m:sSupPr>
                    <m:e>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r>
                                <w:rPr>
                                  <w:rFonts w:ascii="Cambria Math" w:hAnsi="Cambria Math" w:cs="Arial"/>
                                  <w:sz w:val="24"/>
                                  <w:szCs w:val="24"/>
                                </w:rPr>
                                <m:t>h</m:t>
                              </m:r>
                            </m:sub>
                          </m:sSub>
                        </m:e>
                      </m:acc>
                    </m:e>
                    <m:sup>
                      <m:r>
                        <w:rPr>
                          <w:rFonts w:ascii="Cambria Math" w:hAnsi="Cambria Math" w:cs="Arial"/>
                          <w:sz w:val="24"/>
                          <w:szCs w:val="24"/>
                        </w:rPr>
                        <m:t>2</m:t>
                      </m:r>
                    </m:sup>
                  </m:sSup>
                </m:den>
              </m:f>
            </m:e>
          </m:d>
        </m:oMath>
      </m:oMathPara>
    </w:p>
    <w:p w14:paraId="1035D6E3" w14:textId="4E9FCE35" w:rsidR="001C36D0" w:rsidRPr="00725EC0" w:rsidRDefault="00F90833" w:rsidP="002D1241">
      <w:pPr>
        <w:spacing w:line="276" w:lineRule="auto"/>
        <w:rPr>
          <w:rFonts w:ascii="Arial" w:eastAsiaTheme="minorEastAsia" w:hAnsi="Arial" w:cs="Arial"/>
          <w:sz w:val="24"/>
          <w:szCs w:val="24"/>
        </w:rPr>
      </w:pPr>
      <m:oMathPara>
        <m:oMath>
          <m:sSub>
            <m:sSubPr>
              <m:ctrlPr>
                <w:rPr>
                  <w:rFonts w:ascii="Cambria Math" w:hAnsi="Cambria Math" w:cs="Arial"/>
                  <w:sz w:val="24"/>
                  <w:szCs w:val="24"/>
                </w:rPr>
              </m:ctrlPr>
            </m:sSubPr>
            <m:e>
              <m:r>
                <m:rPr>
                  <m:sty m:val="p"/>
                </m:rPr>
                <w:rPr>
                  <w:rFonts w:ascii="Cambria Math" w:hAnsi="Cambria Math" w:cs="Arial"/>
                  <w:sz w:val="24"/>
                  <w:szCs w:val="24"/>
                </w:rPr>
                <m:t>C</m:t>
              </m:r>
            </m:e>
            <m:sub>
              <m:r>
                <m:rPr>
                  <m:sty m:val="p"/>
                </m:rPr>
                <w:rPr>
                  <w:rFonts w:ascii="Cambria Math" w:hAnsi="Cambria Math" w:cs="Arial"/>
                  <w:sz w:val="24"/>
                  <w:szCs w:val="24"/>
                </w:rPr>
                <m:t>h.L</m:t>
              </m:r>
            </m:sub>
          </m:sSub>
          <m:r>
            <m:rPr>
              <m:sty m:val="p"/>
            </m:rPr>
            <w:rPr>
              <w:rFonts w:ascii="Cambria Math" w:hAnsi="Cambria Math" w:cs="Arial"/>
              <w:sz w:val="24"/>
              <w:szCs w:val="24"/>
            </w:rPr>
            <m:t>=</m:t>
          </m:r>
          <m:d>
            <m:dPr>
              <m:ctrlPr>
                <w:rPr>
                  <w:rFonts w:ascii="Cambria Math" w:hAnsi="Cambria Math" w:cs="Arial"/>
                  <w:sz w:val="24"/>
                  <w:szCs w:val="24"/>
                </w:rPr>
              </m:ctrlPr>
            </m:dPr>
            <m:e>
              <m:f>
                <m:fPr>
                  <m:ctrlPr>
                    <w:rPr>
                      <w:rFonts w:ascii="Cambria Math" w:hAnsi="Cambria Math" w:cs="Arial"/>
                      <w:i/>
                      <w:sz w:val="24"/>
                      <w:szCs w:val="24"/>
                    </w:rPr>
                  </m:ctrlPr>
                </m:fPr>
                <m:num>
                  <m:nary>
                    <m:naryPr>
                      <m:chr m:val="∑"/>
                      <m:limLoc m:val="subSup"/>
                      <m:supHide m:val="1"/>
                      <m:ctrlPr>
                        <w:rPr>
                          <w:rFonts w:ascii="Cambria Math" w:hAnsi="Cambria Math" w:cs="Arial"/>
                          <w:bCs/>
                          <w:i/>
                          <w:sz w:val="24"/>
                          <w:szCs w:val="24"/>
                        </w:rPr>
                      </m:ctrlPr>
                    </m:naryPr>
                    <m:sub>
                      <m:r>
                        <w:rPr>
                          <w:rFonts w:ascii="Cambria Math" w:hAnsi="Cambria Math" w:cs="Arial"/>
                          <w:sz w:val="24"/>
                          <w:szCs w:val="24"/>
                        </w:rPr>
                        <m:t>i∈</m:t>
                      </m:r>
                      <m:sSub>
                        <m:sSubPr>
                          <m:ctrlPr>
                            <w:rPr>
                              <w:rFonts w:ascii="Cambria Math" w:hAnsi="Cambria Math" w:cs="Arial"/>
                              <w:bCs/>
                              <w:i/>
                              <w:sz w:val="24"/>
                              <w:szCs w:val="24"/>
                            </w:rPr>
                          </m:ctrlPr>
                        </m:sSubPr>
                        <m:e>
                          <m:r>
                            <w:rPr>
                              <w:rFonts w:ascii="Cambria Math" w:hAnsi="Cambria Math" w:cs="Arial"/>
                              <w:sz w:val="24"/>
                              <w:szCs w:val="24"/>
                            </w:rPr>
                            <m:t>N</m:t>
                          </m:r>
                        </m:e>
                        <m:sub>
                          <m:r>
                            <w:rPr>
                              <w:rFonts w:ascii="Cambria Math" w:hAnsi="Cambria Math" w:cs="Arial"/>
                              <w:sz w:val="24"/>
                              <w:szCs w:val="24"/>
                            </w:rPr>
                            <m:t>h</m:t>
                          </m:r>
                        </m:sub>
                      </m:sSub>
                    </m:sub>
                    <m:sup/>
                    <m:e>
                      <m:sSub>
                        <m:sSubPr>
                          <m:ctrlPr>
                            <w:rPr>
                              <w:rFonts w:ascii="Cambria Math" w:hAnsi="Cambria Math" w:cs="Arial"/>
                              <w:bCs/>
                              <w:i/>
                              <w:sz w:val="24"/>
                              <w:szCs w:val="24"/>
                            </w:rPr>
                          </m:ctrlPr>
                        </m:sSubPr>
                        <m:e>
                          <m:r>
                            <w:rPr>
                              <w:rFonts w:ascii="Cambria Math" w:hAnsi="Cambria Math" w:cs="Arial"/>
                              <w:sz w:val="24"/>
                              <w:szCs w:val="24"/>
                            </w:rPr>
                            <m:t>M</m:t>
                          </m:r>
                        </m:e>
                        <m:sub>
                          <m:r>
                            <w:rPr>
                              <w:rFonts w:ascii="Cambria Math" w:hAnsi="Cambria Math" w:cs="Arial"/>
                              <w:sz w:val="24"/>
                              <w:szCs w:val="24"/>
                            </w:rPr>
                            <m:t>hi</m:t>
                          </m:r>
                        </m:sub>
                      </m:sSub>
                      <m:r>
                        <w:rPr>
                          <w:rFonts w:ascii="Cambria Math" w:hAnsi="Cambria Math" w:cs="Arial"/>
                          <w:sz w:val="24"/>
                          <w:szCs w:val="24"/>
                        </w:rPr>
                        <m:t>(1-</m:t>
                      </m:r>
                      <m:sSub>
                        <m:sSubPr>
                          <m:ctrlPr>
                            <w:rPr>
                              <w:rFonts w:ascii="Cambria Math" w:hAnsi="Cambria Math" w:cs="Arial"/>
                              <w:bCs/>
                              <w:i/>
                              <w:sz w:val="24"/>
                              <w:szCs w:val="24"/>
                            </w:rPr>
                          </m:ctrlPr>
                        </m:sSubPr>
                        <m:e>
                          <m:r>
                            <w:rPr>
                              <w:rFonts w:ascii="Cambria Math" w:hAnsi="Cambria Math" w:cs="Arial"/>
                              <w:sz w:val="24"/>
                              <w:szCs w:val="24"/>
                            </w:rPr>
                            <m:t>f</m:t>
                          </m:r>
                        </m:e>
                        <m:sub>
                          <m:r>
                            <w:rPr>
                              <w:rFonts w:ascii="Cambria Math" w:hAnsi="Cambria Math" w:cs="Arial"/>
                              <w:sz w:val="24"/>
                              <w:szCs w:val="24"/>
                            </w:rPr>
                            <m:t>2</m:t>
                          </m:r>
                          <m:r>
                            <w:rPr>
                              <w:rFonts w:ascii="Cambria Math" w:hAnsi="Cambria Math" w:cs="Arial"/>
                              <w:sz w:val="24"/>
                              <w:szCs w:val="24"/>
                            </w:rPr>
                            <m:t>h</m:t>
                          </m:r>
                        </m:sub>
                      </m:sSub>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S</m:t>
                          </m:r>
                        </m:e>
                        <m:sub>
                          <m:r>
                            <w:rPr>
                              <w:rFonts w:ascii="Cambria Math" w:hAnsi="Cambria Math" w:cs="Arial"/>
                              <w:sz w:val="24"/>
                              <w:szCs w:val="24"/>
                            </w:rPr>
                            <m:t>UPM</m:t>
                          </m:r>
                          <m:d>
                            <m:dPr>
                              <m:ctrlPr>
                                <w:rPr>
                                  <w:rFonts w:ascii="Cambria Math" w:hAnsi="Cambria Math" w:cs="Arial"/>
                                  <w:i/>
                                  <w:sz w:val="24"/>
                                  <w:szCs w:val="24"/>
                                </w:rPr>
                              </m:ctrlPr>
                            </m:dPr>
                            <m:e>
                              <m:r>
                                <w:rPr>
                                  <w:rFonts w:ascii="Cambria Math" w:hAnsi="Cambria Math" w:cs="Arial"/>
                                  <w:sz w:val="24"/>
                                  <w:szCs w:val="24"/>
                                </w:rPr>
                                <m:t>h</m:t>
                              </m:r>
                            </m:e>
                          </m:d>
                        </m:sub>
                        <m:sup>
                          <m:r>
                            <w:rPr>
                              <w:rFonts w:ascii="Cambria Math" w:hAnsi="Cambria Math" w:cs="Arial"/>
                              <w:sz w:val="24"/>
                              <w:szCs w:val="24"/>
                            </w:rPr>
                            <m:t>2</m:t>
                          </m:r>
                        </m:sup>
                      </m:sSubSup>
                    </m:e>
                  </m:nary>
                </m:num>
                <m:den>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h</m:t>
                      </m:r>
                    </m:sub>
                  </m:sSub>
                  <m:r>
                    <w:rPr>
                      <w:rFonts w:ascii="Cambria Math" w:hAnsi="Cambria Math" w:cs="Arial"/>
                      <w:sz w:val="24"/>
                      <w:szCs w:val="24"/>
                    </w:rPr>
                    <m:t xml:space="preserve"> </m:t>
                  </m:r>
                </m:den>
              </m:f>
            </m:e>
          </m:d>
        </m:oMath>
      </m:oMathPara>
    </w:p>
    <w:p w14:paraId="2370FF62" w14:textId="0FE30100" w:rsidR="00F70A28" w:rsidRPr="00186B44" w:rsidRDefault="00F70A28" w:rsidP="002D1241">
      <w:pPr>
        <w:spacing w:line="276" w:lineRule="auto"/>
        <w:jc w:val="both"/>
        <w:rPr>
          <w:rFonts w:ascii="Arial" w:eastAsiaTheme="minorEastAsia" w:hAnsi="Arial" w:cs="Arial"/>
          <w:bCs/>
          <w:sz w:val="24"/>
          <w:szCs w:val="24"/>
        </w:rPr>
      </w:pPr>
      <w:r w:rsidRPr="00725EC0">
        <w:rPr>
          <w:rFonts w:ascii="Arial" w:eastAsiaTheme="minorEastAsia" w:hAnsi="Arial" w:cs="Arial"/>
          <w:sz w:val="24"/>
          <w:szCs w:val="24"/>
        </w:rPr>
        <w:t xml:space="preserve">Donde </w:t>
      </w:r>
      <w:r w:rsidR="00186B44">
        <w:rPr>
          <w:rFonts w:ascii="Arial" w:eastAsiaTheme="minorEastAsia" w:hAnsi="Arial" w:cs="Arial"/>
          <w:bCs/>
          <w:sz w:val="24"/>
          <w:szCs w:val="24"/>
        </w:rPr>
        <w:t xml:space="preserve"> </w:t>
      </w:r>
      <w:r w:rsidR="00593F6F" w:rsidRPr="00186B44">
        <w:rPr>
          <w:rFonts w:ascii="Arial" w:hAnsi="Arial"/>
          <w:i/>
          <w:sz w:val="24"/>
        </w:rPr>
        <w:t>n</w:t>
      </w:r>
      <w:r w:rsidR="00B23D75" w:rsidRPr="00725EC0">
        <w:rPr>
          <w:rFonts w:ascii="Arial" w:eastAsiaTheme="minorEastAsia" w:hAnsi="Arial" w:cs="Arial"/>
          <w:sz w:val="24"/>
          <w:szCs w:val="24"/>
        </w:rPr>
        <w:t xml:space="preserve"> es el tamaño de la muestra.</w:t>
      </w:r>
    </w:p>
    <w:p w14:paraId="624356D7" w14:textId="552AEA92" w:rsidR="00F70A28" w:rsidRPr="00186B44" w:rsidRDefault="00303030" w:rsidP="002D1241">
      <w:pPr>
        <w:spacing w:line="276" w:lineRule="auto"/>
        <w:jc w:val="both"/>
        <w:rPr>
          <w:rFonts w:ascii="Arial" w:hAnsi="Arial"/>
          <w:sz w:val="24"/>
          <w:lang w:val="es-CL"/>
        </w:rPr>
      </w:pPr>
      <w:r w:rsidRPr="00725EC0">
        <w:rPr>
          <w:rFonts w:ascii="Arial" w:eastAsiaTheme="minorEastAsia" w:hAnsi="Arial" w:cs="Arial"/>
          <w:bCs/>
          <w:sz w:val="24"/>
          <w:szCs w:val="24"/>
        </w:rPr>
        <w:t>L</w:t>
      </w:r>
      <w:r w:rsidR="00BC1444" w:rsidRPr="00725EC0">
        <w:rPr>
          <w:rFonts w:ascii="Arial" w:eastAsiaTheme="minorEastAsia" w:hAnsi="Arial" w:cs="Arial"/>
          <w:bCs/>
          <w:sz w:val="24"/>
          <w:szCs w:val="24"/>
        </w:rPr>
        <w:t xml:space="preserve">a </w:t>
      </w:r>
      <w:r w:rsidR="00BC1444" w:rsidRPr="00186B44">
        <w:rPr>
          <w:rFonts w:ascii="Arial" w:hAnsi="Arial"/>
          <w:sz w:val="24"/>
        </w:rPr>
        <w:t>varianza</w:t>
      </w:r>
      <w:r w:rsidR="00BC1444" w:rsidRPr="00186B44">
        <w:rPr>
          <w:rFonts w:ascii="Arial" w:hAnsi="Arial"/>
          <w:b/>
          <w:i/>
          <w:sz w:val="24"/>
        </w:rPr>
        <w:t xml:space="preserve"> </w:t>
      </w:r>
      <m:oMath>
        <m:r>
          <m:rPr>
            <m:sty m:val="bi"/>
          </m:rPr>
          <w:rPr>
            <w:rFonts w:ascii="Cambria Math" w:hAnsi="Cambria Math" w:cs="Arial"/>
            <w:sz w:val="24"/>
            <w:szCs w:val="24"/>
          </w:rPr>
          <m:t>V</m:t>
        </m:r>
        <m:d>
          <m:dPr>
            <m:ctrlPr>
              <w:rPr>
                <w:rFonts w:ascii="Cambria Math" w:hAnsi="Cambria Math" w:cs="Arial"/>
                <w:b/>
                <w:i/>
                <w:iCs/>
                <w:sz w:val="24"/>
                <w:szCs w:val="24"/>
              </w:rPr>
            </m:ctrlPr>
          </m:dPr>
          <m:e>
            <m:acc>
              <m:accPr>
                <m:ctrlPr>
                  <w:rPr>
                    <w:rFonts w:ascii="Cambria Math" w:hAnsi="Cambria Math" w:cs="Arial"/>
                    <w:b/>
                    <w:i/>
                    <w:iCs/>
                    <w:sz w:val="24"/>
                    <w:szCs w:val="24"/>
                  </w:rPr>
                </m:ctrlPr>
              </m:accPr>
              <m:e>
                <m:r>
                  <m:rPr>
                    <m:sty m:val="bi"/>
                  </m:rPr>
                  <w:rPr>
                    <w:rFonts w:ascii="Cambria Math" w:hAnsi="Cambria Math" w:cs="Arial"/>
                    <w:sz w:val="24"/>
                    <w:szCs w:val="24"/>
                  </w:rPr>
                  <m:t>P</m:t>
                </m:r>
              </m:e>
            </m:acc>
          </m:e>
        </m:d>
        <m:r>
          <w:rPr>
            <w:rFonts w:ascii="Cambria Math" w:hAnsi="Cambria Math" w:cs="Arial"/>
            <w:sz w:val="24"/>
            <w:szCs w:val="24"/>
          </w:rPr>
          <m:t xml:space="preserve"> </m:t>
        </m:r>
      </m:oMath>
      <w:r w:rsidR="00BC1444" w:rsidRPr="00725EC0">
        <w:rPr>
          <w:rFonts w:ascii="Arial" w:eastAsiaTheme="minorEastAsia" w:hAnsi="Arial" w:cs="Arial"/>
          <w:sz w:val="24"/>
          <w:szCs w:val="24"/>
        </w:rPr>
        <w:t xml:space="preserve">es </w:t>
      </w:r>
      <w:r w:rsidR="00BC1444" w:rsidRPr="00725EC0">
        <w:rPr>
          <w:rFonts w:ascii="Arial" w:eastAsiaTheme="minorEastAsia" w:hAnsi="Arial" w:cs="Arial"/>
          <w:bCs/>
          <w:sz w:val="24"/>
          <w:szCs w:val="24"/>
        </w:rPr>
        <w:t xml:space="preserve">calculada por medio de la expresión </w:t>
      </w:r>
      <m:oMath>
        <m:sSup>
          <m:sSupPr>
            <m:ctrlPr>
              <w:rPr>
                <w:rFonts w:ascii="Cambria Math" w:hAnsi="Cambria Math" w:cs="Arial"/>
                <w:bCs/>
                <w:i/>
                <w:sz w:val="24"/>
                <w:szCs w:val="24"/>
              </w:rPr>
            </m:ctrlPr>
          </m:sSupPr>
          <m:e>
            <m:d>
              <m:dPr>
                <m:ctrlPr>
                  <w:rPr>
                    <w:rFonts w:ascii="Cambria Math" w:hAnsi="Cambria Math" w:cs="Arial"/>
                    <w:bCs/>
                    <w:i/>
                    <w:sz w:val="24"/>
                    <w:szCs w:val="24"/>
                  </w:rPr>
                </m:ctrlPr>
              </m:dPr>
              <m:e>
                <m:f>
                  <m:fPr>
                    <m:ctrlPr>
                      <w:rPr>
                        <w:rFonts w:ascii="Cambria Math" w:hAnsi="Cambria Math" w:cs="Arial"/>
                        <w:bCs/>
                        <w:i/>
                        <w:sz w:val="24"/>
                        <w:szCs w:val="24"/>
                      </w:rPr>
                    </m:ctrlPr>
                  </m:fPr>
                  <m:num>
                    <m:r>
                      <w:rPr>
                        <w:rFonts w:ascii="Cambria Math" w:hAnsi="Cambria Math" w:cs="Arial"/>
                        <w:sz w:val="24"/>
                        <w:szCs w:val="24"/>
                      </w:rPr>
                      <m:t>EM</m:t>
                    </m:r>
                  </m:num>
                  <m:den>
                    <m:r>
                      <w:rPr>
                        <w:rFonts w:ascii="Cambria Math" w:hAnsi="Cambria Math" w:cs="Arial"/>
                        <w:sz w:val="24"/>
                        <w:szCs w:val="24"/>
                      </w:rPr>
                      <m:t>Z</m:t>
                    </m:r>
                  </m:den>
                </m:f>
              </m:e>
            </m:d>
          </m:e>
          <m:sup>
            <m:r>
              <w:rPr>
                <w:rFonts w:ascii="Cambria Math" w:hAnsi="Cambria Math" w:cs="Arial"/>
                <w:sz w:val="24"/>
                <w:szCs w:val="24"/>
              </w:rPr>
              <m:t>2</m:t>
            </m:r>
          </m:sup>
        </m:sSup>
      </m:oMath>
      <w:r w:rsidR="00633160">
        <w:rPr>
          <w:rFonts w:ascii="Arial" w:eastAsiaTheme="minorEastAsia" w:hAnsi="Arial" w:cs="Arial"/>
          <w:bCs/>
          <w:sz w:val="24"/>
          <w:szCs w:val="24"/>
        </w:rPr>
        <w:t xml:space="preserve">, donde </w:t>
      </w:r>
      <w:r w:rsidRPr="00725EC0">
        <w:rPr>
          <w:rFonts w:ascii="Arial" w:eastAsia="Times New Roman" w:hAnsi="Arial" w:cs="Arial"/>
          <w:sz w:val="24"/>
          <w:szCs w:val="24"/>
          <w:lang w:val="es-CL" w:eastAsia="es-MX"/>
        </w:rPr>
        <w:t>EM</w:t>
      </w:r>
      <w:r w:rsidR="00633160">
        <w:rPr>
          <w:rFonts w:ascii="Arial" w:eastAsia="Times New Roman" w:hAnsi="Arial" w:cs="Arial"/>
          <w:sz w:val="24"/>
          <w:szCs w:val="24"/>
          <w:lang w:val="es-CL" w:eastAsia="es-MX"/>
        </w:rPr>
        <w:t xml:space="preserve"> representa el</w:t>
      </w:r>
      <w:r w:rsidRPr="00725EC0">
        <w:rPr>
          <w:rFonts w:ascii="Arial" w:eastAsia="Times New Roman" w:hAnsi="Arial" w:cs="Arial"/>
          <w:sz w:val="24"/>
          <w:szCs w:val="24"/>
          <w:lang w:val="es-CL" w:eastAsia="es-MX"/>
        </w:rPr>
        <w:t xml:space="preserve"> </w:t>
      </w:r>
      <w:r w:rsidR="00633160">
        <w:rPr>
          <w:rFonts w:ascii="Arial" w:eastAsia="Times New Roman" w:hAnsi="Arial" w:cs="Arial"/>
          <w:sz w:val="24"/>
          <w:szCs w:val="24"/>
          <w:lang w:val="es-CL" w:eastAsia="es-MX"/>
        </w:rPr>
        <w:t>m</w:t>
      </w:r>
      <w:r w:rsidRPr="00725EC0">
        <w:rPr>
          <w:rFonts w:ascii="Arial" w:eastAsia="Times New Roman" w:hAnsi="Arial" w:cs="Arial"/>
          <w:sz w:val="24"/>
          <w:szCs w:val="24"/>
          <w:lang w:val="es-CL" w:eastAsia="es-MX"/>
        </w:rPr>
        <w:t xml:space="preserve">áximo margen de error absoluto aceptable, que de acuerdo con el </w:t>
      </w:r>
      <w:r w:rsidRPr="00725EC0">
        <w:rPr>
          <w:rFonts w:ascii="Arial" w:eastAsia="Times New Roman" w:hAnsi="Arial" w:cs="Arial"/>
          <w:sz w:val="24"/>
          <w:szCs w:val="24"/>
          <w:lang w:val="es-CL" w:eastAsia="es-MX"/>
        </w:rPr>
        <w:lastRenderedPageBreak/>
        <w:t>nivel de significancia será del 10%.</w:t>
      </w:r>
      <w:r w:rsidR="00633160">
        <w:rPr>
          <w:rFonts w:ascii="Arial" w:eastAsia="Times New Roman" w:hAnsi="Arial" w:cs="Arial"/>
          <w:sz w:val="24"/>
          <w:szCs w:val="24"/>
          <w:lang w:val="es-CL" w:eastAsia="es-MX"/>
        </w:rPr>
        <w:t xml:space="preserve"> Además, el estadístico </w:t>
      </w:r>
      <w:r w:rsidR="001C36D0" w:rsidRPr="00725EC0">
        <w:rPr>
          <w:rFonts w:ascii="Arial" w:eastAsia="Times New Roman" w:hAnsi="Arial" w:cs="Arial"/>
          <w:sz w:val="24"/>
          <w:szCs w:val="24"/>
          <w:lang w:val="es-CL" w:eastAsia="es-MX"/>
        </w:rPr>
        <w:t>Z</w:t>
      </w:r>
      <w:r w:rsidR="003D5455">
        <w:rPr>
          <w:rFonts w:ascii="Arial" w:eastAsia="Times New Roman" w:hAnsi="Arial" w:cs="Arial"/>
          <w:sz w:val="24"/>
          <w:szCs w:val="24"/>
          <w:lang w:val="es-CL" w:eastAsia="es-MX"/>
        </w:rPr>
        <w:t xml:space="preserve"> </w:t>
      </w:r>
      <w:r w:rsidR="00062AE3">
        <w:rPr>
          <w:rFonts w:ascii="Arial" w:eastAsia="Times New Roman" w:hAnsi="Arial" w:cs="Arial"/>
          <w:sz w:val="24"/>
          <w:szCs w:val="24"/>
          <w:lang w:val="es-CL" w:eastAsia="es-MX"/>
        </w:rPr>
        <w:t>dado un</w:t>
      </w:r>
      <w:r w:rsidR="001C36D0" w:rsidRPr="00725EC0">
        <w:rPr>
          <w:rFonts w:ascii="Arial" w:eastAsia="Times New Roman" w:hAnsi="Arial" w:cs="Arial"/>
          <w:sz w:val="24"/>
          <w:szCs w:val="24"/>
          <w:lang w:val="es-CL" w:eastAsia="es-MX"/>
        </w:rPr>
        <w:t xml:space="preserve"> </w:t>
      </w:r>
      <w:r w:rsidR="00062AE3">
        <w:rPr>
          <w:rFonts w:ascii="Arial" w:eastAsia="Times New Roman" w:hAnsi="Arial" w:cs="Arial"/>
          <w:sz w:val="24"/>
          <w:szCs w:val="24"/>
          <w:lang w:val="es-CL" w:eastAsia="es-MX"/>
        </w:rPr>
        <w:t>n</w:t>
      </w:r>
      <w:r w:rsidR="001C36D0" w:rsidRPr="00725EC0">
        <w:rPr>
          <w:rFonts w:ascii="Arial" w:eastAsia="Times New Roman" w:hAnsi="Arial" w:cs="Arial"/>
          <w:sz w:val="24"/>
          <w:szCs w:val="24"/>
          <w:lang w:val="es-CL" w:eastAsia="es-MX"/>
        </w:rPr>
        <w:t>ivel de confianza deseado</w:t>
      </w:r>
      <w:r w:rsidR="00062AE3">
        <w:rPr>
          <w:rFonts w:ascii="Arial" w:eastAsia="Times New Roman" w:hAnsi="Arial" w:cs="Arial"/>
          <w:sz w:val="24"/>
          <w:szCs w:val="24"/>
          <w:lang w:val="es-CL" w:eastAsia="es-MX"/>
        </w:rPr>
        <w:t xml:space="preserve"> </w:t>
      </w:r>
      <w:r w:rsidR="00865CCB" w:rsidRPr="00725EC0">
        <w:rPr>
          <w:rFonts w:ascii="Arial" w:eastAsia="Times New Roman" w:hAnsi="Arial" w:cs="Arial"/>
          <w:sz w:val="24"/>
          <w:szCs w:val="24"/>
          <w:lang w:val="es-CL" w:eastAsia="es-MX"/>
        </w:rPr>
        <w:t>del 90%, equivale a 1.</w:t>
      </w:r>
      <w:r w:rsidR="0021658F" w:rsidRPr="00725EC0">
        <w:rPr>
          <w:rFonts w:ascii="Arial" w:eastAsia="Times New Roman" w:hAnsi="Arial" w:cs="Arial"/>
          <w:sz w:val="24"/>
          <w:szCs w:val="24"/>
          <w:lang w:val="es-CL" w:eastAsia="es-MX"/>
        </w:rPr>
        <w:t>64</w:t>
      </w:r>
      <w:r w:rsidR="00D37576">
        <w:rPr>
          <w:rStyle w:val="Refdenotaalpie"/>
          <w:rFonts w:ascii="Arial" w:eastAsia="Times New Roman" w:hAnsi="Arial" w:cs="Arial"/>
          <w:sz w:val="24"/>
          <w:szCs w:val="24"/>
          <w:lang w:val="es-CL" w:eastAsia="es-MX"/>
        </w:rPr>
        <w:footnoteReference w:id="3"/>
      </w:r>
      <w:r w:rsidR="00865CCB" w:rsidRPr="00725EC0">
        <w:rPr>
          <w:rFonts w:ascii="Arial" w:eastAsia="Times New Roman" w:hAnsi="Arial" w:cs="Arial"/>
          <w:sz w:val="24"/>
          <w:szCs w:val="24"/>
          <w:lang w:val="es-CL" w:eastAsia="es-MX"/>
        </w:rPr>
        <w:t>.</w:t>
      </w:r>
    </w:p>
    <w:p w14:paraId="4DFFE3BB" w14:textId="23C37DCA" w:rsidR="00D664A3" w:rsidRPr="00725EC0" w:rsidRDefault="00F90833" w:rsidP="002D1241">
      <w:pPr>
        <w:spacing w:line="276" w:lineRule="auto"/>
        <w:jc w:val="both"/>
        <w:rPr>
          <w:rFonts w:ascii="Arial" w:eastAsiaTheme="minorEastAsia" w:hAnsi="Arial" w:cs="Arial"/>
          <w:sz w:val="24"/>
          <w:szCs w:val="24"/>
        </w:rPr>
      </w:pPr>
      <m:oMath>
        <m:sSub>
          <m:sSubPr>
            <m:ctrlPr>
              <w:rPr>
                <w:rFonts w:ascii="Cambria Math" w:hAnsi="Cambria Math" w:cs="Arial"/>
                <w:b/>
                <w:bCs/>
                <w:i/>
                <w:sz w:val="24"/>
                <w:szCs w:val="24"/>
              </w:rPr>
            </m:ctrlPr>
          </m:sSubPr>
          <m:e>
            <m:r>
              <m:rPr>
                <m:sty m:val="bi"/>
              </m:rPr>
              <w:rPr>
                <w:rFonts w:ascii="Cambria Math" w:hAnsi="Cambria Math" w:cs="Arial"/>
                <w:sz w:val="24"/>
                <w:szCs w:val="24"/>
              </w:rPr>
              <m:t>W</m:t>
            </m:r>
          </m:e>
          <m:sub>
            <m:r>
              <m:rPr>
                <m:sty m:val="bi"/>
              </m:rPr>
              <w:rPr>
                <w:rFonts w:ascii="Cambria Math" w:hAnsi="Cambria Math" w:cs="Arial"/>
                <w:sz w:val="24"/>
                <w:szCs w:val="24"/>
              </w:rPr>
              <m:t xml:space="preserve">h.L </m:t>
            </m:r>
          </m:sub>
        </m:sSub>
      </m:oMath>
      <w:r w:rsidR="00D664A3" w:rsidRPr="00186B44">
        <w:rPr>
          <w:rFonts w:ascii="Arial" w:hAnsi="Arial"/>
          <w:b/>
          <w:i/>
          <w:sz w:val="24"/>
        </w:rPr>
        <w:t>:</w:t>
      </w:r>
      <w:r w:rsidR="00D664A3" w:rsidRPr="00725EC0">
        <w:rPr>
          <w:rFonts w:ascii="Arial" w:eastAsiaTheme="minorEastAsia" w:hAnsi="Arial" w:cs="Arial"/>
          <w:sz w:val="24"/>
          <w:szCs w:val="24"/>
        </w:rPr>
        <w:t xml:space="preserve"> Peso de cada estrato </w:t>
      </w:r>
      <w:r w:rsidR="000C1496" w:rsidRPr="00725EC0">
        <w:rPr>
          <w:rFonts w:ascii="Arial" w:eastAsiaTheme="minorEastAsia" w:hAnsi="Arial" w:cs="Arial"/>
          <w:sz w:val="24"/>
          <w:szCs w:val="24"/>
        </w:rPr>
        <w:t xml:space="preserve">en la etapa 1 (estrato h) y etapa 2 (estrato L) </w:t>
      </w:r>
      <w:r w:rsidR="00D664A3" w:rsidRPr="00725EC0">
        <w:rPr>
          <w:rFonts w:ascii="Arial" w:eastAsiaTheme="minorEastAsia" w:hAnsi="Arial" w:cs="Arial"/>
          <w:sz w:val="24"/>
          <w:szCs w:val="24"/>
        </w:rPr>
        <w:t>en el muestreo</w:t>
      </w:r>
    </w:p>
    <w:p w14:paraId="6777EF87" w14:textId="200BB0B2" w:rsidR="00B56792" w:rsidRDefault="00F90833" w:rsidP="002D1241">
      <w:pPr>
        <w:spacing w:line="276" w:lineRule="auto"/>
        <w:jc w:val="both"/>
        <w:rPr>
          <w:rFonts w:ascii="Arial" w:eastAsia="Times New Roman" w:hAnsi="Arial" w:cs="Arial"/>
          <w:sz w:val="24"/>
          <w:szCs w:val="24"/>
        </w:rPr>
      </w:pPr>
      <m:oMath>
        <m:sSub>
          <m:sSubPr>
            <m:ctrlPr>
              <w:rPr>
                <w:rFonts w:ascii="Cambria Math" w:hAnsi="Cambria Math" w:cs="Arial"/>
                <w:b/>
                <w:bCs/>
                <w:iCs/>
                <w:sz w:val="24"/>
                <w:szCs w:val="24"/>
              </w:rPr>
            </m:ctrlPr>
          </m:sSubPr>
          <m:e>
            <m:r>
              <m:rPr>
                <m:sty m:val="b"/>
              </m:rPr>
              <w:rPr>
                <w:rFonts w:ascii="Cambria Math" w:hAnsi="Cambria Math" w:cs="Arial"/>
                <w:sz w:val="24"/>
                <w:szCs w:val="24"/>
              </w:rPr>
              <m:t>B</m:t>
            </m:r>
          </m:e>
          <m:sub>
            <m:r>
              <m:rPr>
                <m:sty m:val="b"/>
              </m:rPr>
              <w:rPr>
                <w:rFonts w:ascii="Cambria Math" w:hAnsi="Cambria Math" w:cs="Arial"/>
                <w:sz w:val="24"/>
                <w:szCs w:val="24"/>
              </w:rPr>
              <m:t xml:space="preserve">h.L </m:t>
            </m:r>
          </m:sub>
        </m:sSub>
        <m:r>
          <m:rPr>
            <m:sty m:val="b"/>
          </m:rPr>
          <w:rPr>
            <w:rFonts w:ascii="Cambria Math" w:hAnsi="Cambria Math" w:cs="Arial"/>
            <w:sz w:val="24"/>
            <w:szCs w:val="24"/>
          </w:rPr>
          <m:t xml:space="preserve">y </m:t>
        </m:r>
        <m:sSub>
          <m:sSubPr>
            <m:ctrlPr>
              <w:rPr>
                <w:rFonts w:ascii="Cambria Math" w:hAnsi="Cambria Math" w:cs="Arial"/>
                <w:b/>
                <w:bCs/>
                <w:iCs/>
                <w:sz w:val="24"/>
                <w:szCs w:val="24"/>
              </w:rPr>
            </m:ctrlPr>
          </m:sSubPr>
          <m:e>
            <m:r>
              <m:rPr>
                <m:sty m:val="b"/>
              </m:rPr>
              <w:rPr>
                <w:rFonts w:ascii="Cambria Math" w:hAnsi="Cambria Math" w:cs="Arial"/>
                <w:sz w:val="24"/>
                <w:szCs w:val="24"/>
              </w:rPr>
              <m:t xml:space="preserve"> C</m:t>
            </m:r>
          </m:e>
          <m:sub>
            <m:r>
              <m:rPr>
                <m:sty m:val="b"/>
              </m:rPr>
              <w:rPr>
                <w:rFonts w:ascii="Cambria Math" w:hAnsi="Cambria Math" w:cs="Arial"/>
                <w:sz w:val="24"/>
                <w:szCs w:val="24"/>
              </w:rPr>
              <m:t>h.L</m:t>
            </m:r>
          </m:sub>
        </m:sSub>
        <m:r>
          <w:rPr>
            <w:rFonts w:ascii="Cambria Math" w:hAnsi="Cambria Math" w:cs="Arial"/>
            <w:sz w:val="24"/>
            <w:szCs w:val="24"/>
          </w:rPr>
          <m:t xml:space="preserve">: </m:t>
        </m:r>
      </m:oMath>
      <w:r w:rsidR="001C36D0" w:rsidRPr="00725EC0">
        <w:rPr>
          <w:rFonts w:ascii="Arial" w:eastAsia="Times New Roman" w:hAnsi="Arial" w:cs="Arial"/>
          <w:sz w:val="24"/>
          <w:szCs w:val="24"/>
        </w:rPr>
        <w:t xml:space="preserve"> Valor calculado del diseño muestral acorde a la varianza.</w:t>
      </w:r>
      <w:r w:rsidR="0055277C" w:rsidRPr="00725EC0">
        <w:rPr>
          <w:rFonts w:ascii="Arial" w:eastAsia="Times New Roman" w:hAnsi="Arial" w:cs="Arial"/>
          <w:sz w:val="24"/>
          <w:szCs w:val="24"/>
        </w:rPr>
        <w:t xml:space="preserve"> Se estiman a priori de la información disponible, para el caso particular serán los promedios y varianzas de la población objeto de estudio.</w:t>
      </w:r>
    </w:p>
    <w:p w14:paraId="20D3D0AA" w14:textId="7B866F02" w:rsidR="00042AFE" w:rsidRPr="00042AFE" w:rsidRDefault="00F90833" w:rsidP="002D1241">
      <w:pPr>
        <w:spacing w:line="276" w:lineRule="auto"/>
        <w:jc w:val="both"/>
        <w:rPr>
          <w:rFonts w:ascii="Arial" w:eastAsia="Times New Roman" w:hAnsi="Arial" w:cs="Arial"/>
          <w:bCs/>
          <w:sz w:val="24"/>
          <w:szCs w:val="24"/>
        </w:rPr>
      </w:pPr>
      <m:oMath>
        <m:sSub>
          <m:sSubPr>
            <m:ctrlPr>
              <w:rPr>
                <w:rFonts w:ascii="Cambria Math" w:hAnsi="Cambria Math" w:cs="Arial"/>
                <w:b/>
                <w:i/>
                <w:sz w:val="24"/>
                <w:szCs w:val="24"/>
              </w:rPr>
            </m:ctrlPr>
          </m:sSubPr>
          <m:e>
            <m:r>
              <m:rPr>
                <m:sty m:val="bi"/>
              </m:rPr>
              <w:rPr>
                <w:rFonts w:ascii="Cambria Math" w:hAnsi="Cambria Math" w:cs="Arial"/>
                <w:sz w:val="24"/>
                <w:szCs w:val="24"/>
              </w:rPr>
              <m:t>N</m:t>
            </m:r>
          </m:e>
          <m:sub>
            <m:r>
              <m:rPr>
                <m:sty m:val="bi"/>
              </m:rPr>
              <w:rPr>
                <w:rFonts w:ascii="Cambria Math" w:hAnsi="Cambria Math" w:cs="Arial"/>
                <w:sz w:val="24"/>
                <w:szCs w:val="24"/>
              </w:rPr>
              <m:t>h.L</m:t>
            </m:r>
          </m:sub>
        </m:sSub>
        <m:r>
          <m:rPr>
            <m:sty m:val="bi"/>
          </m:rPr>
          <w:rPr>
            <w:rFonts w:ascii="Cambria Math" w:hAnsi="Cambria Math" w:cs="Arial"/>
            <w:sz w:val="24"/>
            <w:szCs w:val="24"/>
          </w:rPr>
          <m:t>:</m:t>
        </m:r>
      </m:oMath>
      <w:r w:rsidR="00042AFE" w:rsidRPr="00A9224C">
        <w:rPr>
          <w:rFonts w:ascii="Arial" w:eastAsia="Times New Roman" w:hAnsi="Arial" w:cs="Arial"/>
          <w:b/>
          <w:sz w:val="24"/>
          <w:szCs w:val="24"/>
        </w:rPr>
        <w:t xml:space="preserve"> </w:t>
      </w:r>
      <w:r w:rsidR="00042AFE" w:rsidRPr="00A9224C">
        <w:rPr>
          <w:rFonts w:ascii="Arial" w:eastAsia="Times New Roman" w:hAnsi="Arial" w:cs="Arial"/>
          <w:bCs/>
          <w:sz w:val="24"/>
          <w:szCs w:val="24"/>
        </w:rPr>
        <w:t>representa el tamaño de las poblaciones objeto de estudio.</w:t>
      </w:r>
    </w:p>
    <w:p w14:paraId="1F65CB66" w14:textId="0F25CDF9" w:rsidR="004C466B" w:rsidRDefault="00F90833" w:rsidP="002D1241">
      <w:pPr>
        <w:spacing w:line="276" w:lineRule="auto"/>
        <w:jc w:val="both"/>
        <w:rPr>
          <w:rFonts w:ascii="Arial" w:hAnsi="Arial" w:cs="Arial"/>
          <w:sz w:val="24"/>
          <w:szCs w:val="24"/>
        </w:rPr>
      </w:pPr>
      <m:oMath>
        <m:sSub>
          <m:sSubPr>
            <m:ctrlPr>
              <w:rPr>
                <w:rFonts w:ascii="Cambria Math" w:hAnsi="Cambria Math" w:cs="Arial"/>
                <w:b/>
                <w:bCs/>
                <w:iCs/>
                <w:sz w:val="24"/>
                <w:szCs w:val="24"/>
              </w:rPr>
            </m:ctrlPr>
          </m:sSubPr>
          <m:e>
            <m:r>
              <m:rPr>
                <m:sty m:val="b"/>
              </m:rPr>
              <w:rPr>
                <w:rFonts w:ascii="Cambria Math" w:hAnsi="Cambria Math" w:cs="Arial"/>
                <w:sz w:val="24"/>
                <w:szCs w:val="24"/>
              </w:rPr>
              <m:t>f</m:t>
            </m:r>
          </m:e>
          <m:sub>
            <m:r>
              <m:rPr>
                <m:sty m:val="b"/>
              </m:rPr>
              <w:rPr>
                <w:rFonts w:ascii="Cambria Math" w:hAnsi="Cambria Math" w:cs="Arial"/>
                <w:sz w:val="24"/>
                <w:szCs w:val="24"/>
              </w:rPr>
              <m:t xml:space="preserve">2h </m:t>
            </m:r>
          </m:sub>
        </m:sSub>
      </m:oMath>
      <w:r w:rsidR="00A9224C" w:rsidRPr="00186B44">
        <w:rPr>
          <w:rFonts w:ascii="Arial" w:hAnsi="Arial"/>
          <w:b/>
          <w:sz w:val="24"/>
        </w:rPr>
        <w:t>:</w:t>
      </w:r>
      <w:r w:rsidR="00A9224C" w:rsidRPr="00725EC0">
        <w:rPr>
          <w:rFonts w:ascii="Arial" w:hAnsi="Arial" w:cs="Arial"/>
          <w:sz w:val="24"/>
          <w:szCs w:val="24"/>
        </w:rPr>
        <w:t xml:space="preserve"> </w:t>
      </w:r>
      <w:moveFromRangeStart w:id="0" w:author="Cristian Eduardo García Bermúdez" w:date="2022-03-13T19:57:00Z" w:name="move98093859"/>
      <w:moveFrom w:id="1" w:author="Cristian Eduardo García Bermúdez" w:date="2022-03-13T19:57:00Z">
        <w:r w:rsidR="004C466B" w:rsidDel="009E31EC">
          <w:rPr>
            <w:rFonts w:ascii="Arial" w:hAnsi="Arial" w:cs="Arial"/>
            <w:sz w:val="24"/>
            <w:szCs w:val="24"/>
          </w:rPr>
          <w:t>Representa el ratio para que el número de unidades residenciales al interior de cada lado de manzana en cada uno de los estratos (subregiones) sea proporcional al número de UR en el lado analizado o encuestado (auto ponderación). Para ello suponemos que dicha fracción es constante en la segunta etapa del muestreo.</w:t>
        </w:r>
      </w:moveFrom>
      <w:moveFromRangeEnd w:id="0"/>
      <w:ins w:id="2" w:author="Cristian Eduardo García Bermúdez" w:date="2022-03-13T19:57:00Z">
        <w:r w:rsidR="009E31EC" w:rsidRPr="009E31EC">
          <w:rPr>
            <w:rFonts w:ascii="Arial" w:hAnsi="Arial" w:cs="Arial"/>
            <w:sz w:val="24"/>
            <w:szCs w:val="24"/>
          </w:rPr>
          <w:t xml:space="preserve"> </w:t>
        </w:r>
      </w:ins>
      <w:moveToRangeStart w:id="3" w:author="Cristian Eduardo García Bermúdez" w:date="2022-03-13T19:57:00Z" w:name="move98093859"/>
      <w:moveTo w:id="4" w:author="Cristian Eduardo García Bermúdez" w:date="2022-03-13T19:57:00Z">
        <w:r w:rsidR="009E31EC">
          <w:rPr>
            <w:rFonts w:ascii="Arial" w:hAnsi="Arial" w:cs="Arial"/>
            <w:sz w:val="24"/>
            <w:szCs w:val="24"/>
          </w:rPr>
          <w:t>Representa el ratio para que el número de unidades</w:t>
        </w:r>
      </w:moveTo>
      <w:ins w:id="5" w:author="Cristian Eduardo García Bermúdez" w:date="2022-03-13T19:58:00Z">
        <w:r w:rsidR="00F13D60">
          <w:rPr>
            <w:rFonts w:ascii="Arial" w:hAnsi="Arial" w:cs="Arial"/>
            <w:sz w:val="24"/>
            <w:szCs w:val="24"/>
          </w:rPr>
          <w:t xml:space="preserve"> (UR)</w:t>
        </w:r>
      </w:ins>
      <w:moveTo w:id="6" w:author="Cristian Eduardo García Bermúdez" w:date="2022-03-13T19:57:00Z">
        <w:r w:rsidR="009E31EC">
          <w:rPr>
            <w:rFonts w:ascii="Arial" w:hAnsi="Arial" w:cs="Arial"/>
            <w:sz w:val="24"/>
            <w:szCs w:val="24"/>
          </w:rPr>
          <w:t xml:space="preserve"> residenciales al interior de cada lado de manzana en cada uno de los estratos (subregiones) sea proporcional al número de UR en el lado analizado o encuestado (auto ponderación). Para ello suponemos que dicha fracción es constante en la segunta etapa del muestreo.</w:t>
        </w:r>
      </w:moveTo>
      <w:moveToRangeEnd w:id="3"/>
    </w:p>
    <w:p w14:paraId="0E3E277F" w14:textId="650E641E" w:rsidR="00AA7B4B" w:rsidRPr="00725EC0" w:rsidDel="009E31EC" w:rsidRDefault="00A9224C" w:rsidP="002D1241">
      <w:pPr>
        <w:spacing w:line="276" w:lineRule="auto"/>
        <w:jc w:val="both"/>
        <w:rPr>
          <w:del w:id="7" w:author="Cristian Eduardo García Bermúdez" w:date="2022-03-13T19:57:00Z"/>
          <w:rFonts w:ascii="Arial" w:hAnsi="Arial" w:cs="Arial"/>
          <w:sz w:val="24"/>
          <w:szCs w:val="24"/>
        </w:rPr>
      </w:pPr>
      <w:del w:id="8" w:author="Cristian Eduardo García Bermúdez" w:date="2022-03-13T19:57:00Z">
        <w:r w:rsidRPr="00A9224C" w:rsidDel="009E31EC">
          <w:rPr>
            <w:rFonts w:ascii="Arial" w:hAnsi="Arial" w:cs="Arial"/>
            <w:sz w:val="24"/>
            <w:szCs w:val="24"/>
            <w:highlight w:val="yellow"/>
          </w:rPr>
          <w:delText>Se</w:delText>
        </w:r>
        <w:r w:rsidR="00C17BFC" w:rsidRPr="00A9224C" w:rsidDel="009E31EC">
          <w:rPr>
            <w:rFonts w:ascii="Arial" w:hAnsi="Arial" w:cs="Arial"/>
            <w:sz w:val="24"/>
            <w:szCs w:val="24"/>
            <w:highlight w:val="yellow"/>
          </w:rPr>
          <w:delText xml:space="preserve"> hace que la representación del número de viviendas al interior de cada lado de manzana en cada estrato sea proporcional al número de ellas en el lado analizado (auto</w:delText>
        </w:r>
        <w:r w:rsidR="00186B44" w:rsidRPr="00A9224C" w:rsidDel="009E31EC">
          <w:rPr>
            <w:rFonts w:ascii="Arial" w:hAnsi="Arial" w:cs="Arial"/>
            <w:sz w:val="24"/>
            <w:szCs w:val="24"/>
            <w:highlight w:val="yellow"/>
          </w:rPr>
          <w:delText xml:space="preserve"> </w:delText>
        </w:r>
        <w:r w:rsidRPr="00A9224C" w:rsidDel="009E31EC">
          <w:rPr>
            <w:rFonts w:ascii="Arial" w:hAnsi="Arial" w:cs="Arial"/>
            <w:sz w:val="24"/>
            <w:szCs w:val="24"/>
            <w:highlight w:val="yellow"/>
          </w:rPr>
          <w:delText>ponderación). P</w:delText>
        </w:r>
        <w:r w:rsidR="00C17BFC" w:rsidRPr="00A9224C" w:rsidDel="009E31EC">
          <w:rPr>
            <w:rFonts w:ascii="Arial" w:hAnsi="Arial" w:cs="Arial"/>
            <w:sz w:val="24"/>
            <w:szCs w:val="24"/>
            <w:highlight w:val="yellow"/>
          </w:rPr>
          <w:delText>ara ello suponemos constante la fracción de muestreo en la segunda etapa</w:delText>
        </w:r>
        <w:r w:rsidRPr="00A9224C" w:rsidDel="009E31EC">
          <w:rPr>
            <w:rFonts w:ascii="Arial" w:hAnsi="Arial" w:cs="Arial"/>
            <w:sz w:val="24"/>
            <w:szCs w:val="24"/>
            <w:highlight w:val="yellow"/>
          </w:rPr>
          <w:delText>.</w:delText>
        </w:r>
      </w:del>
    </w:p>
    <w:p w14:paraId="7B03D877" w14:textId="6F5D9177" w:rsidR="000C1496" w:rsidRPr="00725EC0" w:rsidRDefault="00F90833" w:rsidP="000C1496">
      <w:pPr>
        <w:spacing w:line="276" w:lineRule="auto"/>
        <w:jc w:val="both"/>
        <w:rPr>
          <w:rFonts w:ascii="Arial" w:eastAsia="Times New Roman" w:hAnsi="Arial" w:cs="Arial"/>
          <w:sz w:val="24"/>
          <w:szCs w:val="24"/>
        </w:rPr>
      </w:pPr>
      <m:oMath>
        <m:sSubSup>
          <m:sSubSupPr>
            <m:ctrlPr>
              <w:rPr>
                <w:rFonts w:ascii="Cambria Math" w:hAnsi="Cambria Math" w:cs="Arial"/>
                <w:b/>
                <w:bCs/>
                <w:i/>
                <w:sz w:val="24"/>
                <w:szCs w:val="24"/>
              </w:rPr>
            </m:ctrlPr>
          </m:sSubSupPr>
          <m:e>
            <m:r>
              <m:rPr>
                <m:sty m:val="bi"/>
              </m:rPr>
              <w:rPr>
                <w:rFonts w:ascii="Cambria Math" w:hAnsi="Cambria Math" w:cs="Arial"/>
                <w:sz w:val="24"/>
                <w:szCs w:val="24"/>
              </w:rPr>
              <m:t>S</m:t>
            </m:r>
          </m:e>
          <m:sub>
            <m:r>
              <m:rPr>
                <m:sty m:val="bi"/>
              </m:rPr>
              <w:rPr>
                <w:rFonts w:ascii="Cambria Math" w:hAnsi="Cambria Math" w:cs="Arial"/>
                <w:sz w:val="24"/>
                <w:szCs w:val="24"/>
              </w:rPr>
              <m:t>UPM</m:t>
            </m:r>
            <m:d>
              <m:dPr>
                <m:ctrlPr>
                  <w:rPr>
                    <w:rFonts w:ascii="Cambria Math" w:hAnsi="Cambria Math" w:cs="Arial"/>
                    <w:b/>
                    <w:bCs/>
                    <w:i/>
                    <w:sz w:val="24"/>
                    <w:szCs w:val="24"/>
                  </w:rPr>
                </m:ctrlPr>
              </m:dPr>
              <m:e>
                <m:r>
                  <m:rPr>
                    <m:sty m:val="bi"/>
                  </m:rPr>
                  <w:rPr>
                    <w:rFonts w:ascii="Cambria Math" w:hAnsi="Cambria Math" w:cs="Arial"/>
                    <w:sz w:val="24"/>
                    <w:szCs w:val="24"/>
                  </w:rPr>
                  <m:t>h</m:t>
                </m:r>
              </m:e>
            </m:d>
          </m:sub>
          <m:sup>
            <m:r>
              <m:rPr>
                <m:sty m:val="bi"/>
              </m:rPr>
              <w:rPr>
                <w:rFonts w:ascii="Cambria Math" w:hAnsi="Cambria Math" w:cs="Arial"/>
                <w:sz w:val="24"/>
                <w:szCs w:val="24"/>
              </w:rPr>
              <m:t>2</m:t>
            </m:r>
          </m:sup>
        </m:sSubSup>
        <m:r>
          <m:rPr>
            <m:sty m:val="bi"/>
          </m:rPr>
          <w:rPr>
            <w:rFonts w:ascii="Cambria Math" w:hAnsi="Cambria Math"/>
            <w:sz w:val="24"/>
          </w:rPr>
          <m:t>:</m:t>
        </m:r>
        <m:r>
          <w:rPr>
            <w:rFonts w:ascii="Cambria Math" w:hAnsi="Cambria Math" w:cs="Arial"/>
            <w:sz w:val="24"/>
            <w:szCs w:val="24"/>
          </w:rPr>
          <m:t xml:space="preserve"> </m:t>
        </m:r>
      </m:oMath>
      <w:r w:rsidR="000C1496" w:rsidRPr="00725EC0">
        <w:rPr>
          <w:rFonts w:ascii="Arial" w:eastAsia="Times New Roman" w:hAnsi="Arial" w:cs="Arial"/>
          <w:sz w:val="24"/>
          <w:szCs w:val="24"/>
        </w:rPr>
        <w:t xml:space="preserve">Varianza a priori </w:t>
      </w:r>
      <w:r w:rsidR="00C458FC" w:rsidRPr="00725EC0">
        <w:rPr>
          <w:rFonts w:ascii="Arial" w:eastAsia="Times New Roman" w:hAnsi="Arial" w:cs="Arial"/>
          <w:sz w:val="24"/>
          <w:szCs w:val="24"/>
        </w:rPr>
        <w:t>estimada desde</w:t>
      </w:r>
      <w:r w:rsidR="000C1496" w:rsidRPr="00725EC0">
        <w:rPr>
          <w:rFonts w:ascii="Arial" w:eastAsia="Times New Roman" w:hAnsi="Arial" w:cs="Arial"/>
          <w:sz w:val="24"/>
          <w:szCs w:val="24"/>
        </w:rPr>
        <w:t xml:space="preserve"> la fuente de información</w:t>
      </w:r>
    </w:p>
    <w:p w14:paraId="01385199" w14:textId="73A2783D" w:rsidR="002D1241" w:rsidRPr="00725EC0" w:rsidRDefault="00F90833" w:rsidP="002D1241">
      <w:pPr>
        <w:spacing w:line="276" w:lineRule="auto"/>
        <w:jc w:val="both"/>
        <w:rPr>
          <w:rFonts w:ascii="Arial" w:hAnsi="Arial" w:cs="Arial"/>
          <w:sz w:val="24"/>
          <w:szCs w:val="24"/>
        </w:rPr>
      </w:pPr>
      <m:oMath>
        <m:sSup>
          <m:sSupPr>
            <m:ctrlPr>
              <w:rPr>
                <w:rFonts w:ascii="Cambria Math" w:hAnsi="Cambria Math" w:cs="Arial"/>
                <w:b/>
                <w:bCs/>
                <w:i/>
                <w:sz w:val="24"/>
                <w:szCs w:val="24"/>
              </w:rPr>
            </m:ctrlPr>
          </m:sSupPr>
          <m:e>
            <m:acc>
              <m:accPr>
                <m:chr m:val="̅"/>
                <m:ctrlPr>
                  <w:rPr>
                    <w:rFonts w:ascii="Cambria Math" w:hAnsi="Cambria Math" w:cs="Arial"/>
                    <w:b/>
                    <w:bCs/>
                    <w:i/>
                    <w:sz w:val="24"/>
                    <w:szCs w:val="24"/>
                  </w:rPr>
                </m:ctrlPr>
              </m:accPr>
              <m:e>
                <m:sSub>
                  <m:sSubPr>
                    <m:ctrlPr>
                      <w:rPr>
                        <w:rFonts w:ascii="Cambria Math" w:hAnsi="Cambria Math" w:cs="Arial"/>
                        <w:b/>
                        <w:bCs/>
                        <w:i/>
                        <w:sz w:val="24"/>
                        <w:szCs w:val="24"/>
                      </w:rPr>
                    </m:ctrlPr>
                  </m:sSubPr>
                  <m:e>
                    <m:r>
                      <m:rPr>
                        <m:sty m:val="bi"/>
                      </m:rPr>
                      <w:rPr>
                        <w:rFonts w:ascii="Cambria Math" w:hAnsi="Cambria Math" w:cs="Arial"/>
                        <w:sz w:val="24"/>
                        <w:szCs w:val="24"/>
                      </w:rPr>
                      <m:t>X</m:t>
                    </m:r>
                  </m:e>
                  <m:sub>
                    <m:r>
                      <m:rPr>
                        <m:sty m:val="bi"/>
                      </m:rPr>
                      <w:rPr>
                        <w:rFonts w:ascii="Cambria Math" w:hAnsi="Cambria Math" w:cs="Arial"/>
                        <w:sz w:val="24"/>
                        <w:szCs w:val="24"/>
                      </w:rPr>
                      <m:t>0</m:t>
                    </m:r>
                    <m:r>
                      <m:rPr>
                        <m:sty m:val="bi"/>
                      </m:rPr>
                      <w:rPr>
                        <w:rFonts w:ascii="Cambria Math" w:hAnsi="Cambria Math" w:cs="Arial"/>
                        <w:sz w:val="24"/>
                        <w:szCs w:val="24"/>
                      </w:rPr>
                      <m:t>h</m:t>
                    </m:r>
                  </m:sub>
                </m:sSub>
              </m:e>
            </m:acc>
          </m:e>
          <m:sup>
            <m:r>
              <m:rPr>
                <m:sty m:val="bi"/>
              </m:rPr>
              <w:rPr>
                <w:rFonts w:ascii="Cambria Math" w:hAnsi="Cambria Math" w:cs="Arial"/>
                <w:sz w:val="24"/>
                <w:szCs w:val="24"/>
              </w:rPr>
              <m:t>2</m:t>
            </m:r>
          </m:sup>
        </m:sSup>
      </m:oMath>
      <w:r w:rsidR="002D1241" w:rsidRPr="00186B44">
        <w:rPr>
          <w:rFonts w:ascii="Arial" w:hAnsi="Arial"/>
          <w:b/>
          <w:sz w:val="24"/>
        </w:rPr>
        <w:t>:</w:t>
      </w:r>
      <w:r w:rsidR="002D1241" w:rsidRPr="00725EC0">
        <w:rPr>
          <w:rFonts w:ascii="Arial" w:eastAsiaTheme="minorEastAsia" w:hAnsi="Arial" w:cs="Arial"/>
          <w:sz w:val="24"/>
          <w:szCs w:val="24"/>
        </w:rPr>
        <w:t xml:space="preserve"> Es el promedio de las estimaciones obteni</w:t>
      </w:r>
      <w:r w:rsidR="003425F8">
        <w:rPr>
          <w:rFonts w:ascii="Arial" w:eastAsiaTheme="minorEastAsia" w:hAnsi="Arial" w:cs="Arial"/>
          <w:sz w:val="24"/>
          <w:szCs w:val="24"/>
        </w:rPr>
        <w:t>d</w:t>
      </w:r>
      <w:r w:rsidR="002D1241" w:rsidRPr="00725EC0">
        <w:rPr>
          <w:rFonts w:ascii="Arial" w:eastAsiaTheme="minorEastAsia" w:hAnsi="Arial" w:cs="Arial"/>
          <w:sz w:val="24"/>
          <w:szCs w:val="24"/>
        </w:rPr>
        <w:t xml:space="preserve">as a priori según cada estrato dentro del diseño muestral. Se obtiene de la información sobre la cual se </w:t>
      </w:r>
      <w:r w:rsidR="00865CCB" w:rsidRPr="00725EC0">
        <w:rPr>
          <w:rFonts w:ascii="Arial" w:eastAsiaTheme="minorEastAsia" w:hAnsi="Arial" w:cs="Arial"/>
          <w:sz w:val="24"/>
          <w:szCs w:val="24"/>
        </w:rPr>
        <w:t>planteó</w:t>
      </w:r>
      <w:r w:rsidR="002D1241" w:rsidRPr="00725EC0">
        <w:rPr>
          <w:rFonts w:ascii="Arial" w:eastAsiaTheme="minorEastAsia" w:hAnsi="Arial" w:cs="Arial"/>
          <w:sz w:val="24"/>
          <w:szCs w:val="24"/>
        </w:rPr>
        <w:t xml:space="preserve"> el marco muestral</w:t>
      </w:r>
    </w:p>
    <w:p w14:paraId="47577EF6" w14:textId="47B50B64" w:rsidR="008D0963" w:rsidRPr="00725EC0" w:rsidRDefault="00B56792" w:rsidP="002D1241">
      <w:pPr>
        <w:spacing w:line="276" w:lineRule="auto"/>
        <w:jc w:val="both"/>
        <w:rPr>
          <w:rFonts w:ascii="Arial" w:eastAsia="Times New Roman" w:hAnsi="Arial" w:cs="Arial"/>
          <w:sz w:val="24"/>
          <w:szCs w:val="24"/>
        </w:rPr>
      </w:pPr>
      <w:r w:rsidRPr="00725EC0">
        <w:rPr>
          <w:rFonts w:ascii="Arial" w:eastAsia="Times New Roman" w:hAnsi="Arial" w:cs="Arial"/>
          <w:sz w:val="24"/>
          <w:szCs w:val="24"/>
        </w:rPr>
        <w:t xml:space="preserve">Las proporciones </w:t>
      </w:r>
      <m:oMath>
        <m:sSub>
          <m:sSubPr>
            <m:ctrlPr>
              <w:rPr>
                <w:rFonts w:ascii="Cambria Math" w:hAnsi="Cambria Math" w:cs="Arial"/>
                <w:sz w:val="24"/>
                <w:szCs w:val="24"/>
              </w:rPr>
            </m:ctrlPr>
          </m:sSubPr>
          <m:e>
            <m:r>
              <w:rPr>
                <w:rFonts w:ascii="Cambria Math" w:hAnsi="Cambria Math" w:cs="Arial"/>
                <w:sz w:val="24"/>
                <w:szCs w:val="24"/>
              </w:rPr>
              <m:t>B</m:t>
            </m:r>
          </m:e>
          <m:sub>
            <m:r>
              <w:rPr>
                <w:rFonts w:ascii="Cambria Math" w:hAnsi="Cambria Math" w:cs="Arial"/>
                <w:sz w:val="24"/>
                <w:szCs w:val="24"/>
              </w:rPr>
              <m:t xml:space="preserve">h.L </m:t>
            </m:r>
          </m:sub>
        </m:sSub>
      </m:oMath>
      <w:r w:rsidRPr="00725EC0">
        <w:rPr>
          <w:rFonts w:ascii="Arial" w:eastAsia="Times New Roman" w:hAnsi="Arial" w:cs="Arial"/>
          <w:sz w:val="24"/>
          <w:szCs w:val="24"/>
        </w:rPr>
        <w:t xml:space="preserve"> y.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h.L</m:t>
            </m:r>
          </m:sub>
        </m:sSub>
      </m:oMath>
      <w:r w:rsidRPr="00725EC0">
        <w:rPr>
          <w:rFonts w:ascii="Arial" w:eastAsia="Times New Roman" w:hAnsi="Arial" w:cs="Arial"/>
          <w:sz w:val="24"/>
          <w:szCs w:val="24"/>
        </w:rPr>
        <w:t xml:space="preserve"> resaltan los pesos correspondientes a la asignación por </w:t>
      </w:r>
      <w:r w:rsidR="00593F6F" w:rsidRPr="00725EC0">
        <w:rPr>
          <w:rFonts w:ascii="Arial" w:eastAsia="Times New Roman" w:hAnsi="Arial" w:cs="Arial"/>
          <w:sz w:val="24"/>
          <w:szCs w:val="24"/>
        </w:rPr>
        <w:t>subregión</w:t>
      </w:r>
      <w:r w:rsidRPr="00725EC0">
        <w:rPr>
          <w:rFonts w:ascii="Arial" w:eastAsia="Times New Roman" w:hAnsi="Arial" w:cs="Arial"/>
          <w:sz w:val="24"/>
          <w:szCs w:val="24"/>
        </w:rPr>
        <w:t xml:space="preserve"> y municipio respectivamente, los pesos son calculados de la información a priori con la se cuenta. Sin </w:t>
      </w:r>
      <w:r w:rsidR="00A64355" w:rsidRPr="00725EC0">
        <w:rPr>
          <w:rFonts w:ascii="Arial" w:eastAsia="Times New Roman" w:hAnsi="Arial" w:cs="Arial"/>
          <w:sz w:val="24"/>
          <w:szCs w:val="24"/>
        </w:rPr>
        <w:t>embargo,</w:t>
      </w:r>
      <w:r w:rsidRPr="00725EC0">
        <w:rPr>
          <w:rFonts w:ascii="Arial" w:eastAsia="Times New Roman" w:hAnsi="Arial" w:cs="Arial"/>
          <w:sz w:val="24"/>
          <w:szCs w:val="24"/>
        </w:rPr>
        <w:t xml:space="preserve"> es de destacar que las estimaciones fueron tomadas como un estimador de la mediana entre la fuente del PERS y el DANE. La varianza general fue calculada de dichas fuentes de información</w:t>
      </w:r>
      <w:r w:rsidR="008D0963" w:rsidRPr="00725EC0">
        <w:rPr>
          <w:rFonts w:ascii="Arial" w:eastAsia="Times New Roman" w:hAnsi="Arial" w:cs="Arial"/>
          <w:sz w:val="24"/>
          <w:szCs w:val="24"/>
        </w:rPr>
        <w:t>,</w:t>
      </w:r>
      <w:r w:rsidRPr="00725EC0">
        <w:rPr>
          <w:rFonts w:ascii="Arial" w:eastAsia="Times New Roman" w:hAnsi="Arial" w:cs="Arial"/>
          <w:sz w:val="24"/>
          <w:szCs w:val="24"/>
        </w:rPr>
        <w:t xml:space="preserve"> por lo que se </w:t>
      </w:r>
      <w:r w:rsidR="00356943" w:rsidRPr="00725EC0">
        <w:rPr>
          <w:rFonts w:ascii="Arial" w:eastAsia="Times New Roman" w:hAnsi="Arial" w:cs="Arial"/>
          <w:sz w:val="24"/>
          <w:szCs w:val="24"/>
        </w:rPr>
        <w:t>ajustó</w:t>
      </w:r>
      <w:r w:rsidRPr="00725EC0">
        <w:rPr>
          <w:rFonts w:ascii="Arial" w:eastAsia="Times New Roman" w:hAnsi="Arial" w:cs="Arial"/>
          <w:sz w:val="24"/>
          <w:szCs w:val="24"/>
        </w:rPr>
        <w:t xml:space="preserve"> el </w:t>
      </w:r>
      <w:r w:rsidR="00356943" w:rsidRPr="00725EC0">
        <w:rPr>
          <w:rFonts w:ascii="Arial" w:eastAsia="Times New Roman" w:hAnsi="Arial" w:cs="Arial"/>
          <w:sz w:val="24"/>
          <w:szCs w:val="24"/>
        </w:rPr>
        <w:t>tamaño</w:t>
      </w:r>
      <w:r w:rsidRPr="00725EC0">
        <w:rPr>
          <w:rFonts w:ascii="Arial" w:eastAsia="Times New Roman" w:hAnsi="Arial" w:cs="Arial"/>
          <w:sz w:val="24"/>
          <w:szCs w:val="24"/>
        </w:rPr>
        <w:t xml:space="preserve"> de muestra a un total de </w:t>
      </w:r>
      <w:r w:rsidR="00865CCB" w:rsidRPr="00725EC0">
        <w:rPr>
          <w:rFonts w:ascii="Arial" w:eastAsia="Times New Roman" w:hAnsi="Arial" w:cs="Arial"/>
          <w:sz w:val="24"/>
          <w:szCs w:val="24"/>
        </w:rPr>
        <w:t>2</w:t>
      </w:r>
      <w:r w:rsidR="008D0963" w:rsidRPr="00725EC0">
        <w:rPr>
          <w:rFonts w:ascii="Arial" w:eastAsia="Times New Roman" w:hAnsi="Arial" w:cs="Arial"/>
          <w:sz w:val="24"/>
          <w:szCs w:val="24"/>
        </w:rPr>
        <w:t>.</w:t>
      </w:r>
      <w:r w:rsidR="00865CCB" w:rsidRPr="00725EC0">
        <w:rPr>
          <w:rFonts w:ascii="Arial" w:eastAsia="Times New Roman" w:hAnsi="Arial" w:cs="Arial"/>
          <w:sz w:val="24"/>
          <w:szCs w:val="24"/>
        </w:rPr>
        <w:t>09</w:t>
      </w:r>
      <w:r w:rsidR="00EF6B58" w:rsidRPr="00725EC0">
        <w:rPr>
          <w:rFonts w:ascii="Arial" w:eastAsia="Times New Roman" w:hAnsi="Arial" w:cs="Arial"/>
          <w:sz w:val="24"/>
          <w:szCs w:val="24"/>
        </w:rPr>
        <w:t>2</w:t>
      </w:r>
      <w:r w:rsidR="008D0963" w:rsidRPr="00725EC0">
        <w:rPr>
          <w:rFonts w:ascii="Arial" w:eastAsia="Times New Roman" w:hAnsi="Arial" w:cs="Arial"/>
          <w:sz w:val="24"/>
          <w:szCs w:val="24"/>
        </w:rPr>
        <w:t xml:space="preserve"> encuestas</w:t>
      </w:r>
      <w:r w:rsidRPr="00725EC0">
        <w:rPr>
          <w:rFonts w:ascii="Arial" w:eastAsia="Times New Roman" w:hAnsi="Arial" w:cs="Arial"/>
          <w:sz w:val="24"/>
          <w:szCs w:val="24"/>
        </w:rPr>
        <w:t xml:space="preserve">. </w:t>
      </w:r>
    </w:p>
    <w:p w14:paraId="6CC0B7FB" w14:textId="6F3A8C60" w:rsidR="00B4051E" w:rsidRPr="00725EC0" w:rsidRDefault="00B4051E" w:rsidP="002D1241">
      <w:pPr>
        <w:spacing w:line="276" w:lineRule="auto"/>
        <w:jc w:val="both"/>
        <w:rPr>
          <w:rFonts w:ascii="Arial" w:eastAsia="Times New Roman" w:hAnsi="Arial" w:cs="Arial"/>
          <w:sz w:val="24"/>
          <w:szCs w:val="24"/>
        </w:rPr>
      </w:pPr>
      <w:r w:rsidRPr="00725EC0">
        <w:rPr>
          <w:rFonts w:ascii="Arial" w:eastAsia="Times New Roman" w:hAnsi="Arial" w:cs="Arial"/>
          <w:sz w:val="24"/>
          <w:szCs w:val="24"/>
        </w:rPr>
        <w:t>Para la obtención de la muestra se debe considerar la desagregación de la</w:t>
      </w:r>
      <w:r w:rsidR="003D5455">
        <w:rPr>
          <w:rFonts w:ascii="Arial" w:eastAsia="Times New Roman" w:hAnsi="Arial" w:cs="Arial"/>
          <w:sz w:val="24"/>
          <w:szCs w:val="24"/>
        </w:rPr>
        <w:t xml:space="preserve">s unidades residenciales </w:t>
      </w:r>
      <w:r w:rsidRPr="00725EC0">
        <w:rPr>
          <w:rFonts w:ascii="Arial" w:eastAsia="Times New Roman" w:hAnsi="Arial" w:cs="Arial"/>
          <w:sz w:val="24"/>
          <w:szCs w:val="24"/>
        </w:rPr>
        <w:t xml:space="preserve">por </w:t>
      </w:r>
      <w:r w:rsidR="00186B44">
        <w:rPr>
          <w:rFonts w:ascii="Arial" w:eastAsia="Times New Roman" w:hAnsi="Arial" w:cs="Arial"/>
          <w:sz w:val="24"/>
          <w:szCs w:val="24"/>
        </w:rPr>
        <w:t>sub</w:t>
      </w:r>
      <w:r w:rsidRPr="00725EC0">
        <w:rPr>
          <w:rFonts w:ascii="Arial" w:eastAsia="Times New Roman" w:hAnsi="Arial" w:cs="Arial"/>
          <w:sz w:val="24"/>
          <w:szCs w:val="24"/>
        </w:rPr>
        <w:t xml:space="preserve">regiones y dentro de </w:t>
      </w:r>
      <w:r w:rsidR="003D5455">
        <w:rPr>
          <w:rFonts w:ascii="Arial" w:eastAsia="Times New Roman" w:hAnsi="Arial" w:cs="Arial"/>
          <w:sz w:val="24"/>
          <w:szCs w:val="24"/>
        </w:rPr>
        <w:t>estas</w:t>
      </w:r>
      <w:r w:rsidRPr="00725EC0">
        <w:rPr>
          <w:rFonts w:ascii="Arial" w:eastAsia="Times New Roman" w:hAnsi="Arial" w:cs="Arial"/>
          <w:sz w:val="24"/>
          <w:szCs w:val="24"/>
        </w:rPr>
        <w:t xml:space="preserve"> a los municipios. Los valores de referencia que se presentan en las fórmulas anteriores permiten obtener una estimación de la muestra teniendo en cuenta el diseño de muestreo. Dentro de la estimación, se consideran las varianzas intra-region, intra-municipio y la varianza total; también se consideran los pesos de cada municipio en la </w:t>
      </w:r>
      <w:r w:rsidR="00DC44CB" w:rsidRPr="00725EC0">
        <w:rPr>
          <w:rFonts w:ascii="Arial" w:eastAsia="Times New Roman" w:hAnsi="Arial" w:cs="Arial"/>
          <w:sz w:val="24"/>
          <w:szCs w:val="24"/>
        </w:rPr>
        <w:t>sub</w:t>
      </w:r>
      <w:r w:rsidRPr="00725EC0">
        <w:rPr>
          <w:rFonts w:ascii="Arial" w:eastAsia="Times New Roman" w:hAnsi="Arial" w:cs="Arial"/>
          <w:sz w:val="24"/>
          <w:szCs w:val="24"/>
        </w:rPr>
        <w:t xml:space="preserve">región y de la </w:t>
      </w:r>
      <w:r w:rsidR="00DC44CB" w:rsidRPr="00725EC0">
        <w:rPr>
          <w:rFonts w:ascii="Arial" w:eastAsia="Times New Roman" w:hAnsi="Arial" w:cs="Arial"/>
          <w:sz w:val="24"/>
          <w:szCs w:val="24"/>
        </w:rPr>
        <w:lastRenderedPageBreak/>
        <w:t>sub</w:t>
      </w:r>
      <w:r w:rsidRPr="00725EC0">
        <w:rPr>
          <w:rFonts w:ascii="Arial" w:eastAsia="Times New Roman" w:hAnsi="Arial" w:cs="Arial"/>
          <w:sz w:val="24"/>
          <w:szCs w:val="24"/>
        </w:rPr>
        <w:t xml:space="preserve">región dentro del departamento, esto con la finalidad de garantizar la representatividad de cada una de las </w:t>
      </w:r>
      <w:r w:rsidR="00A656D9">
        <w:rPr>
          <w:rFonts w:ascii="Arial" w:eastAsia="Times New Roman" w:hAnsi="Arial" w:cs="Arial"/>
          <w:sz w:val="24"/>
          <w:szCs w:val="24"/>
        </w:rPr>
        <w:t>sub</w:t>
      </w:r>
      <w:r w:rsidRPr="00725EC0">
        <w:rPr>
          <w:rFonts w:ascii="Arial" w:eastAsia="Times New Roman" w:hAnsi="Arial" w:cs="Arial"/>
          <w:sz w:val="24"/>
          <w:szCs w:val="24"/>
        </w:rPr>
        <w:t>regiones</w:t>
      </w:r>
      <w:r w:rsidR="003D5455">
        <w:rPr>
          <w:rStyle w:val="Refdenotaalpie"/>
          <w:rFonts w:ascii="Arial" w:eastAsia="Times New Roman" w:hAnsi="Arial" w:cs="Arial"/>
          <w:sz w:val="24"/>
          <w:szCs w:val="24"/>
        </w:rPr>
        <w:footnoteReference w:id="4"/>
      </w:r>
      <w:r w:rsidRPr="00725EC0">
        <w:rPr>
          <w:rFonts w:ascii="Arial" w:eastAsia="Times New Roman" w:hAnsi="Arial" w:cs="Arial"/>
          <w:sz w:val="24"/>
          <w:szCs w:val="24"/>
        </w:rPr>
        <w:t>.</w:t>
      </w:r>
    </w:p>
    <w:p w14:paraId="0D047A83" w14:textId="30DE6850" w:rsidR="001C36D0" w:rsidRPr="00725EC0" w:rsidRDefault="001C36D0" w:rsidP="002D1241">
      <w:pPr>
        <w:spacing w:before="100" w:beforeAutospacing="1" w:after="100" w:afterAutospacing="1" w:line="276" w:lineRule="auto"/>
        <w:jc w:val="both"/>
        <w:rPr>
          <w:rFonts w:ascii="Arial" w:eastAsia="Times New Roman" w:hAnsi="Arial" w:cs="Arial"/>
          <w:sz w:val="24"/>
          <w:szCs w:val="24"/>
          <w:lang w:val="es-CL" w:eastAsia="es-MX"/>
        </w:rPr>
      </w:pPr>
      <w:r w:rsidRPr="00725EC0">
        <w:rPr>
          <w:rFonts w:ascii="Arial" w:eastAsia="Times New Roman" w:hAnsi="Arial" w:cs="Arial"/>
          <w:sz w:val="24"/>
          <w:szCs w:val="24"/>
          <w:lang w:val="es-CL" w:eastAsia="es-MX"/>
        </w:rPr>
        <w:t>T</w:t>
      </w:r>
      <w:r w:rsidR="00B23D75" w:rsidRPr="00725EC0">
        <w:rPr>
          <w:rFonts w:ascii="Arial" w:eastAsia="Times New Roman" w:hAnsi="Arial" w:cs="Arial"/>
          <w:sz w:val="24"/>
          <w:szCs w:val="24"/>
          <w:lang w:val="es-CL" w:eastAsia="es-MX"/>
        </w:rPr>
        <w:t>eniendo en cuenta los valores</w:t>
      </w:r>
      <w:r w:rsidR="006654B5" w:rsidRPr="00725EC0">
        <w:rPr>
          <w:rFonts w:ascii="Arial" w:eastAsia="Times New Roman" w:hAnsi="Arial" w:cs="Arial"/>
          <w:sz w:val="24"/>
          <w:szCs w:val="24"/>
          <w:lang w:val="es-CL" w:eastAsia="es-MX"/>
        </w:rPr>
        <w:t xml:space="preserve"> previos</w:t>
      </w:r>
      <w:r w:rsidR="00B23D75" w:rsidRPr="00725EC0">
        <w:rPr>
          <w:rFonts w:ascii="Arial" w:eastAsia="Times New Roman" w:hAnsi="Arial" w:cs="Arial"/>
          <w:sz w:val="24"/>
          <w:szCs w:val="24"/>
          <w:lang w:val="es-CL" w:eastAsia="es-MX"/>
        </w:rPr>
        <w:t xml:space="preserve">, </w:t>
      </w:r>
      <w:r w:rsidRPr="00725EC0">
        <w:rPr>
          <w:rFonts w:ascii="Arial" w:eastAsia="Times New Roman" w:hAnsi="Arial" w:cs="Arial"/>
          <w:sz w:val="24"/>
          <w:szCs w:val="24"/>
          <w:lang w:val="es-CL" w:eastAsia="es-MX"/>
        </w:rPr>
        <w:t xml:space="preserve">fijando un nivel de confianza en el </w:t>
      </w:r>
      <w:r w:rsidR="0021658F" w:rsidRPr="00725EC0">
        <w:rPr>
          <w:rFonts w:ascii="Arial" w:eastAsia="Times New Roman" w:hAnsi="Arial" w:cs="Arial"/>
          <w:sz w:val="24"/>
          <w:szCs w:val="24"/>
          <w:lang w:val="es-CL" w:eastAsia="es-MX"/>
        </w:rPr>
        <w:t>9</w:t>
      </w:r>
      <w:r w:rsidR="00CE555E" w:rsidRPr="00725EC0">
        <w:rPr>
          <w:rFonts w:ascii="Arial" w:eastAsia="Times New Roman" w:hAnsi="Arial" w:cs="Arial"/>
          <w:sz w:val="24"/>
          <w:szCs w:val="24"/>
          <w:lang w:val="es-CL" w:eastAsia="es-MX"/>
        </w:rPr>
        <w:t>0</w:t>
      </w:r>
      <w:r w:rsidRPr="00725EC0">
        <w:rPr>
          <w:rFonts w:ascii="Arial" w:eastAsia="Times New Roman" w:hAnsi="Arial" w:cs="Arial"/>
          <w:sz w:val="24"/>
          <w:szCs w:val="24"/>
          <w:lang w:val="es-CL" w:eastAsia="es-MX"/>
        </w:rPr>
        <w:t>% y un</w:t>
      </w:r>
      <w:r w:rsidR="00B23D75" w:rsidRPr="00725EC0">
        <w:rPr>
          <w:rFonts w:ascii="Arial" w:eastAsia="Times New Roman" w:hAnsi="Arial" w:cs="Arial"/>
          <w:sz w:val="24"/>
          <w:szCs w:val="24"/>
          <w:lang w:val="es-CL" w:eastAsia="es-MX"/>
        </w:rPr>
        <w:t xml:space="preserve"> margen de error permisible </w:t>
      </w:r>
      <w:r w:rsidRPr="00725EC0">
        <w:rPr>
          <w:rFonts w:ascii="Arial" w:eastAsia="Times New Roman" w:hAnsi="Arial" w:cs="Arial"/>
          <w:sz w:val="24"/>
          <w:szCs w:val="24"/>
          <w:lang w:val="es-CL" w:eastAsia="es-MX"/>
        </w:rPr>
        <w:t xml:space="preserve">máximo del 10%, </w:t>
      </w:r>
      <w:r w:rsidR="00B23D75" w:rsidRPr="00725EC0">
        <w:rPr>
          <w:rFonts w:ascii="Arial" w:eastAsia="Times New Roman" w:hAnsi="Arial" w:cs="Arial"/>
          <w:sz w:val="24"/>
          <w:szCs w:val="24"/>
          <w:lang w:val="es-CL" w:eastAsia="es-MX"/>
        </w:rPr>
        <w:t>se obtiene un</w:t>
      </w:r>
      <w:r w:rsidRPr="00725EC0">
        <w:rPr>
          <w:rFonts w:ascii="Arial" w:eastAsia="Times New Roman" w:hAnsi="Arial" w:cs="Arial"/>
          <w:sz w:val="24"/>
          <w:szCs w:val="24"/>
          <w:lang w:val="es-CL" w:eastAsia="es-MX"/>
        </w:rPr>
        <w:t xml:space="preserve"> </w:t>
      </w:r>
      <w:r w:rsidR="00CE555E" w:rsidRPr="00725EC0">
        <w:rPr>
          <w:rFonts w:ascii="Arial" w:eastAsia="Times New Roman" w:hAnsi="Arial" w:cs="Arial"/>
          <w:sz w:val="24"/>
          <w:szCs w:val="24"/>
          <w:lang w:val="es-CL" w:eastAsia="es-MX"/>
        </w:rPr>
        <w:t xml:space="preserve">tamaño </w:t>
      </w:r>
      <w:r w:rsidR="00F11F1C" w:rsidRPr="00725EC0">
        <w:rPr>
          <w:rFonts w:ascii="Arial" w:eastAsia="Times New Roman" w:hAnsi="Arial" w:cs="Arial"/>
          <w:sz w:val="24"/>
          <w:szCs w:val="24"/>
          <w:lang w:val="es-CL" w:eastAsia="es-MX"/>
        </w:rPr>
        <w:t>m</w:t>
      </w:r>
      <w:r w:rsidR="0021658F" w:rsidRPr="00725EC0">
        <w:rPr>
          <w:rFonts w:ascii="Arial" w:eastAsia="Times New Roman" w:hAnsi="Arial" w:cs="Arial"/>
          <w:sz w:val="24"/>
          <w:szCs w:val="24"/>
          <w:lang w:val="es-CL" w:eastAsia="es-MX"/>
        </w:rPr>
        <w:t>u</w:t>
      </w:r>
      <w:r w:rsidR="00F11F1C" w:rsidRPr="00725EC0">
        <w:rPr>
          <w:rFonts w:ascii="Arial" w:eastAsia="Times New Roman" w:hAnsi="Arial" w:cs="Arial"/>
          <w:sz w:val="24"/>
          <w:szCs w:val="24"/>
          <w:lang w:val="es-CL" w:eastAsia="es-MX"/>
        </w:rPr>
        <w:t>estral</w:t>
      </w:r>
      <w:r w:rsidR="00CE555E" w:rsidRPr="00725EC0">
        <w:rPr>
          <w:rFonts w:ascii="Arial" w:eastAsia="Times New Roman" w:hAnsi="Arial" w:cs="Arial"/>
          <w:sz w:val="24"/>
          <w:szCs w:val="24"/>
          <w:lang w:val="es-CL" w:eastAsia="es-MX"/>
        </w:rPr>
        <w:t xml:space="preserve"> de 2</w:t>
      </w:r>
      <w:r w:rsidR="006654B5" w:rsidRPr="00725EC0">
        <w:rPr>
          <w:rFonts w:ascii="Arial" w:eastAsia="Times New Roman" w:hAnsi="Arial" w:cs="Arial"/>
          <w:sz w:val="24"/>
          <w:szCs w:val="24"/>
          <w:lang w:val="es-CL" w:eastAsia="es-MX"/>
        </w:rPr>
        <w:t>.</w:t>
      </w:r>
      <w:r w:rsidR="00BA1F7F" w:rsidRPr="00725EC0">
        <w:rPr>
          <w:rFonts w:ascii="Arial" w:eastAsia="Times New Roman" w:hAnsi="Arial" w:cs="Arial"/>
          <w:sz w:val="24"/>
          <w:szCs w:val="24"/>
          <w:lang w:val="es-CL" w:eastAsia="es-MX"/>
        </w:rPr>
        <w:t>09</w:t>
      </w:r>
      <w:r w:rsidR="00EF6B58" w:rsidRPr="00725EC0">
        <w:rPr>
          <w:rFonts w:ascii="Arial" w:eastAsia="Times New Roman" w:hAnsi="Arial" w:cs="Arial"/>
          <w:sz w:val="24"/>
          <w:szCs w:val="24"/>
          <w:lang w:val="es-CL" w:eastAsia="es-MX"/>
        </w:rPr>
        <w:t>2</w:t>
      </w:r>
      <w:r w:rsidR="00BA1F7F" w:rsidRPr="00725EC0">
        <w:rPr>
          <w:rFonts w:ascii="Arial" w:eastAsia="Times New Roman" w:hAnsi="Arial" w:cs="Arial"/>
          <w:sz w:val="24"/>
          <w:szCs w:val="24"/>
          <w:lang w:val="es-CL" w:eastAsia="es-MX"/>
        </w:rPr>
        <w:t xml:space="preserve"> </w:t>
      </w:r>
      <w:r w:rsidR="00CE555E" w:rsidRPr="00725EC0">
        <w:rPr>
          <w:rFonts w:ascii="Arial" w:eastAsia="Times New Roman" w:hAnsi="Arial" w:cs="Arial"/>
          <w:sz w:val="24"/>
          <w:szCs w:val="24"/>
          <w:lang w:val="es-CL" w:eastAsia="es-MX"/>
        </w:rPr>
        <w:t>encuestas</w:t>
      </w:r>
      <w:r w:rsidR="0021658F" w:rsidRPr="00725EC0">
        <w:rPr>
          <w:rFonts w:ascii="Arial" w:eastAsia="Times New Roman" w:hAnsi="Arial" w:cs="Arial"/>
          <w:sz w:val="24"/>
          <w:szCs w:val="24"/>
          <w:lang w:val="es-CL" w:eastAsia="es-MX"/>
        </w:rPr>
        <w:t xml:space="preserve"> para las unidades residenciales</w:t>
      </w:r>
      <w:r w:rsidR="00BA1F7F" w:rsidRPr="00725EC0">
        <w:rPr>
          <w:rFonts w:ascii="Arial" w:eastAsia="Times New Roman" w:hAnsi="Arial" w:cs="Arial"/>
          <w:sz w:val="24"/>
          <w:szCs w:val="24"/>
          <w:lang w:val="es-CL" w:eastAsia="es-MX"/>
        </w:rPr>
        <w:t>.</w:t>
      </w:r>
    </w:p>
    <w:p w14:paraId="0C860185" w14:textId="4A69F8E1" w:rsidR="00CE555E" w:rsidRPr="00725EC0" w:rsidRDefault="00B23D75" w:rsidP="002D1241">
      <w:pPr>
        <w:spacing w:before="100" w:beforeAutospacing="1" w:after="100" w:afterAutospacing="1" w:line="276" w:lineRule="auto"/>
        <w:jc w:val="both"/>
        <w:rPr>
          <w:rFonts w:ascii="Arial" w:eastAsia="Times New Roman" w:hAnsi="Arial" w:cs="Arial"/>
          <w:sz w:val="24"/>
          <w:szCs w:val="24"/>
          <w:lang w:val="es-CL" w:eastAsia="es-MX"/>
        </w:rPr>
      </w:pPr>
      <w:r w:rsidRPr="00725EC0">
        <w:rPr>
          <w:rFonts w:ascii="Arial" w:eastAsia="Times New Roman" w:hAnsi="Arial" w:cs="Arial"/>
          <w:sz w:val="24"/>
          <w:szCs w:val="24"/>
          <w:lang w:val="es-CL" w:eastAsia="es-MX"/>
        </w:rPr>
        <w:t>Es importante precisar</w:t>
      </w:r>
      <w:r w:rsidR="00CE555E" w:rsidRPr="00725EC0">
        <w:rPr>
          <w:rFonts w:ascii="Arial" w:eastAsia="Times New Roman" w:hAnsi="Arial" w:cs="Arial"/>
          <w:sz w:val="24"/>
          <w:szCs w:val="24"/>
          <w:lang w:val="es-CL" w:eastAsia="es-MX"/>
        </w:rPr>
        <w:t xml:space="preserve"> que el ejercicio de estimación de la </w:t>
      </w:r>
      <w:r w:rsidR="004E71C1" w:rsidRPr="00725EC0">
        <w:rPr>
          <w:rFonts w:ascii="Arial" w:eastAsia="Times New Roman" w:hAnsi="Arial" w:cs="Arial"/>
          <w:sz w:val="24"/>
          <w:szCs w:val="24"/>
          <w:lang w:val="es-CL" w:eastAsia="es-MX"/>
        </w:rPr>
        <w:t>muestra</w:t>
      </w:r>
      <w:r w:rsidR="00CE555E" w:rsidRPr="00725EC0">
        <w:rPr>
          <w:rFonts w:ascii="Arial" w:eastAsia="Times New Roman" w:hAnsi="Arial" w:cs="Arial"/>
          <w:sz w:val="24"/>
          <w:szCs w:val="24"/>
          <w:lang w:val="es-CL" w:eastAsia="es-MX"/>
        </w:rPr>
        <w:t xml:space="preserve"> se realizó con varios indicadores</w:t>
      </w:r>
      <w:r w:rsidR="0029331B" w:rsidRPr="00725EC0">
        <w:rPr>
          <w:rFonts w:ascii="Arial" w:eastAsia="Times New Roman" w:hAnsi="Arial" w:cs="Arial"/>
          <w:sz w:val="24"/>
          <w:szCs w:val="24"/>
          <w:lang w:val="es-CL" w:eastAsia="es-MX"/>
        </w:rPr>
        <w:t xml:space="preserve"> que contemplan diferentes unidades de observación</w:t>
      </w:r>
      <w:r w:rsidRPr="00725EC0">
        <w:rPr>
          <w:rFonts w:ascii="Arial" w:eastAsia="Times New Roman" w:hAnsi="Arial" w:cs="Arial"/>
          <w:sz w:val="24"/>
          <w:szCs w:val="24"/>
          <w:lang w:val="es-CL" w:eastAsia="es-MX"/>
        </w:rPr>
        <w:t xml:space="preserve"> y fuentes de información; sin </w:t>
      </w:r>
      <w:r w:rsidR="00356943" w:rsidRPr="00725EC0">
        <w:rPr>
          <w:rFonts w:ascii="Arial" w:eastAsia="Times New Roman" w:hAnsi="Arial" w:cs="Arial"/>
          <w:sz w:val="24"/>
          <w:szCs w:val="24"/>
          <w:lang w:val="es-CL" w:eastAsia="es-MX"/>
        </w:rPr>
        <w:t>embargo,</w:t>
      </w:r>
      <w:r w:rsidR="00CE555E" w:rsidRPr="00725EC0">
        <w:rPr>
          <w:rFonts w:ascii="Arial" w:eastAsia="Times New Roman" w:hAnsi="Arial" w:cs="Arial"/>
          <w:sz w:val="24"/>
          <w:szCs w:val="24"/>
          <w:lang w:val="es-CL" w:eastAsia="es-MX"/>
        </w:rPr>
        <w:t xml:space="preserve"> </w:t>
      </w:r>
      <w:r w:rsidR="0029331B" w:rsidRPr="00725EC0">
        <w:rPr>
          <w:rFonts w:ascii="Arial" w:eastAsia="Times New Roman" w:hAnsi="Arial" w:cs="Arial"/>
          <w:sz w:val="24"/>
          <w:szCs w:val="24"/>
          <w:lang w:val="es-CL" w:eastAsia="es-MX"/>
        </w:rPr>
        <w:t>dado el interés de investigación</w:t>
      </w:r>
      <w:r w:rsidRPr="00725EC0">
        <w:rPr>
          <w:rFonts w:ascii="Arial" w:eastAsia="Times New Roman" w:hAnsi="Arial" w:cs="Arial"/>
          <w:sz w:val="24"/>
          <w:szCs w:val="24"/>
          <w:lang w:val="es-CL" w:eastAsia="es-MX"/>
        </w:rPr>
        <w:t>,</w:t>
      </w:r>
      <w:r w:rsidR="0029331B" w:rsidRPr="00725EC0">
        <w:rPr>
          <w:rFonts w:ascii="Arial" w:eastAsia="Times New Roman" w:hAnsi="Arial" w:cs="Arial"/>
          <w:sz w:val="24"/>
          <w:szCs w:val="24"/>
          <w:lang w:val="es-CL" w:eastAsia="es-MX"/>
        </w:rPr>
        <w:t xml:space="preserve"> el tamaño muestral se asignó con base en la variabilidad del porcentaje de viviendas sin acceso a energía eléctrica en zonas rurales y centros poblados. </w:t>
      </w:r>
    </w:p>
    <w:p w14:paraId="2B005EA5" w14:textId="58C0C4EF" w:rsidR="00B56792" w:rsidRPr="00725EC0" w:rsidRDefault="00356943" w:rsidP="002D1241">
      <w:pPr>
        <w:pStyle w:val="Descripcin"/>
        <w:spacing w:line="276" w:lineRule="auto"/>
        <w:jc w:val="center"/>
        <w:rPr>
          <w:rFonts w:ascii="Arial" w:eastAsia="Times New Roman" w:hAnsi="Arial" w:cs="Arial"/>
          <w:sz w:val="24"/>
          <w:szCs w:val="24"/>
          <w:lang w:val="es-CL" w:eastAsia="es-MX"/>
        </w:rPr>
      </w:pPr>
      <w:r w:rsidRPr="00725EC0">
        <w:rPr>
          <w:rFonts w:ascii="Arial" w:hAnsi="Arial" w:cs="Arial"/>
          <w:sz w:val="24"/>
          <w:szCs w:val="24"/>
        </w:rPr>
        <w:t xml:space="preserve">Tabla </w:t>
      </w:r>
      <w:r w:rsidRPr="00725EC0">
        <w:rPr>
          <w:rFonts w:ascii="Arial" w:hAnsi="Arial" w:cs="Arial"/>
          <w:sz w:val="24"/>
          <w:szCs w:val="24"/>
        </w:rPr>
        <w:fldChar w:fldCharType="begin"/>
      </w:r>
      <w:r w:rsidRPr="00725EC0">
        <w:rPr>
          <w:rFonts w:ascii="Arial" w:hAnsi="Arial" w:cs="Arial"/>
          <w:sz w:val="24"/>
          <w:szCs w:val="24"/>
        </w:rPr>
        <w:instrText xml:space="preserve"> SEQ Tabla \* ARABIC </w:instrText>
      </w:r>
      <w:r w:rsidRPr="00725EC0">
        <w:rPr>
          <w:rFonts w:ascii="Arial" w:hAnsi="Arial" w:cs="Arial"/>
          <w:sz w:val="24"/>
          <w:szCs w:val="24"/>
        </w:rPr>
        <w:fldChar w:fldCharType="separate"/>
      </w:r>
      <w:r w:rsidR="0083112C" w:rsidRPr="00725EC0">
        <w:rPr>
          <w:rFonts w:ascii="Arial" w:hAnsi="Arial" w:cs="Arial"/>
          <w:noProof/>
          <w:sz w:val="24"/>
          <w:szCs w:val="24"/>
        </w:rPr>
        <w:t>3</w:t>
      </w:r>
      <w:r w:rsidRPr="00725EC0">
        <w:rPr>
          <w:rFonts w:ascii="Arial" w:hAnsi="Arial" w:cs="Arial"/>
          <w:sz w:val="24"/>
          <w:szCs w:val="24"/>
        </w:rPr>
        <w:fldChar w:fldCharType="end"/>
      </w:r>
      <w:r w:rsidRPr="00725EC0">
        <w:rPr>
          <w:rFonts w:ascii="Arial" w:hAnsi="Arial" w:cs="Arial"/>
          <w:sz w:val="24"/>
          <w:szCs w:val="24"/>
        </w:rPr>
        <w:t xml:space="preserve">. </w:t>
      </w:r>
      <w:r w:rsidR="00FB212E" w:rsidRPr="00725EC0">
        <w:rPr>
          <w:rFonts w:ascii="Arial" w:eastAsia="Times New Roman" w:hAnsi="Arial" w:cs="Arial"/>
          <w:sz w:val="24"/>
          <w:szCs w:val="24"/>
          <w:lang w:val="es-CL" w:eastAsia="es-MX"/>
        </w:rPr>
        <w:t>Estimación del tamaño de muestra según diferentes fuentes de información</w:t>
      </w:r>
    </w:p>
    <w:tbl>
      <w:tblPr>
        <w:tblStyle w:val="Tablaconcuadrcula"/>
        <w:tblW w:w="8926" w:type="dxa"/>
        <w:tblLayout w:type="fixed"/>
        <w:tblLook w:val="04A0" w:firstRow="1" w:lastRow="0" w:firstColumn="1" w:lastColumn="0" w:noHBand="0" w:noVBand="1"/>
      </w:tblPr>
      <w:tblGrid>
        <w:gridCol w:w="2830"/>
        <w:gridCol w:w="709"/>
        <w:gridCol w:w="1276"/>
        <w:gridCol w:w="1276"/>
        <w:gridCol w:w="1559"/>
        <w:gridCol w:w="1276"/>
      </w:tblGrid>
      <w:tr w:rsidR="00A64355" w:rsidRPr="00725EC0" w14:paraId="3C76D5C1" w14:textId="77777777" w:rsidTr="00100A3A">
        <w:tc>
          <w:tcPr>
            <w:tcW w:w="2830" w:type="dxa"/>
          </w:tcPr>
          <w:p w14:paraId="4ED17A82" w14:textId="77777777" w:rsidR="00B56792" w:rsidRPr="00725EC0" w:rsidRDefault="00B56792" w:rsidP="002D1241">
            <w:pPr>
              <w:spacing w:before="100" w:beforeAutospacing="1" w:after="100" w:afterAutospacing="1" w:line="276" w:lineRule="auto"/>
              <w:jc w:val="center"/>
              <w:rPr>
                <w:rFonts w:ascii="Arial" w:eastAsia="Times New Roman" w:hAnsi="Arial" w:cs="Arial"/>
                <w:b/>
                <w:sz w:val="20"/>
                <w:szCs w:val="20"/>
                <w:lang w:val="es-CL" w:eastAsia="es-MX"/>
              </w:rPr>
            </w:pPr>
            <w:r w:rsidRPr="00725EC0">
              <w:rPr>
                <w:rFonts w:ascii="Arial" w:eastAsia="Times New Roman" w:hAnsi="Arial" w:cs="Arial"/>
                <w:b/>
                <w:sz w:val="20"/>
                <w:szCs w:val="20"/>
                <w:lang w:val="es-CL" w:eastAsia="es-MX"/>
              </w:rPr>
              <w:t>Indicador y fuente de Información</w:t>
            </w:r>
          </w:p>
        </w:tc>
        <w:tc>
          <w:tcPr>
            <w:tcW w:w="709" w:type="dxa"/>
            <w:shd w:val="clear" w:color="auto" w:fill="D0CECE" w:themeFill="background2" w:themeFillShade="E6"/>
          </w:tcPr>
          <w:p w14:paraId="5555ABDC" w14:textId="77777777" w:rsidR="00B56792" w:rsidRPr="00725EC0" w:rsidRDefault="00B56792" w:rsidP="002D1241">
            <w:pPr>
              <w:spacing w:before="100" w:beforeAutospacing="1" w:after="100" w:afterAutospacing="1" w:line="276" w:lineRule="auto"/>
              <w:jc w:val="center"/>
              <w:rPr>
                <w:rFonts w:ascii="Arial" w:eastAsia="Times New Roman" w:hAnsi="Arial" w:cs="Arial"/>
                <w:b/>
                <w:sz w:val="20"/>
                <w:szCs w:val="20"/>
                <w:lang w:val="es-CL" w:eastAsia="es-MX"/>
              </w:rPr>
            </w:pPr>
            <w:r w:rsidRPr="00725EC0">
              <w:rPr>
                <w:rFonts w:ascii="Arial" w:eastAsia="Times New Roman" w:hAnsi="Arial" w:cs="Arial"/>
                <w:b/>
                <w:sz w:val="20"/>
                <w:szCs w:val="20"/>
                <w:lang w:val="es-CL" w:eastAsia="es-MX"/>
              </w:rPr>
              <w:t>n</w:t>
            </w:r>
          </w:p>
        </w:tc>
        <w:tc>
          <w:tcPr>
            <w:tcW w:w="1276" w:type="dxa"/>
          </w:tcPr>
          <w:p w14:paraId="52AF0092" w14:textId="77777777" w:rsidR="00B56792" w:rsidRPr="00725EC0" w:rsidRDefault="00B56792" w:rsidP="002D1241">
            <w:pPr>
              <w:spacing w:before="100" w:beforeAutospacing="1" w:after="100" w:afterAutospacing="1" w:line="276" w:lineRule="auto"/>
              <w:jc w:val="center"/>
              <w:rPr>
                <w:rFonts w:ascii="Arial" w:eastAsia="Times New Roman" w:hAnsi="Arial" w:cs="Arial"/>
                <w:b/>
                <w:sz w:val="20"/>
                <w:szCs w:val="20"/>
                <w:lang w:val="es-CL" w:eastAsia="es-MX"/>
              </w:rPr>
            </w:pPr>
            <w:r w:rsidRPr="00725EC0">
              <w:rPr>
                <w:rFonts w:ascii="Arial" w:eastAsia="Times New Roman" w:hAnsi="Arial" w:cs="Arial"/>
                <w:b/>
                <w:sz w:val="20"/>
                <w:szCs w:val="20"/>
                <w:lang w:val="es-CL" w:eastAsia="es-MX"/>
              </w:rPr>
              <w:t>Promedio</w:t>
            </w:r>
          </w:p>
        </w:tc>
        <w:tc>
          <w:tcPr>
            <w:tcW w:w="1276" w:type="dxa"/>
          </w:tcPr>
          <w:p w14:paraId="1EB5BF3A" w14:textId="77777777" w:rsidR="00B56792" w:rsidRPr="00725EC0" w:rsidRDefault="00B56792" w:rsidP="002D1241">
            <w:pPr>
              <w:spacing w:before="100" w:beforeAutospacing="1" w:after="100" w:afterAutospacing="1" w:line="276" w:lineRule="auto"/>
              <w:jc w:val="center"/>
              <w:rPr>
                <w:rFonts w:ascii="Arial" w:eastAsia="Times New Roman" w:hAnsi="Arial" w:cs="Arial"/>
                <w:b/>
                <w:sz w:val="20"/>
                <w:szCs w:val="20"/>
                <w:lang w:val="es-CL" w:eastAsia="es-MX"/>
              </w:rPr>
            </w:pPr>
            <w:r w:rsidRPr="00725EC0">
              <w:rPr>
                <w:rFonts w:ascii="Arial" w:eastAsia="Times New Roman" w:hAnsi="Arial" w:cs="Arial"/>
                <w:b/>
                <w:sz w:val="20"/>
                <w:szCs w:val="20"/>
                <w:lang w:val="es-CL" w:eastAsia="es-MX"/>
              </w:rPr>
              <w:t>Varianza</w:t>
            </w:r>
          </w:p>
        </w:tc>
        <w:tc>
          <w:tcPr>
            <w:tcW w:w="1559" w:type="dxa"/>
          </w:tcPr>
          <w:p w14:paraId="3D75D3E9" w14:textId="0D48DF99" w:rsidR="00B56792" w:rsidRPr="00725EC0" w:rsidRDefault="0084684E" w:rsidP="002D1241">
            <w:pPr>
              <w:spacing w:before="100" w:beforeAutospacing="1" w:after="100" w:afterAutospacing="1" w:line="276" w:lineRule="auto"/>
              <w:jc w:val="center"/>
              <w:rPr>
                <w:rFonts w:ascii="Arial" w:eastAsia="Times New Roman" w:hAnsi="Arial" w:cs="Arial"/>
                <w:b/>
                <w:sz w:val="20"/>
                <w:szCs w:val="20"/>
                <w:lang w:val="es-CL" w:eastAsia="es-MX"/>
              </w:rPr>
            </w:pPr>
            <w:r w:rsidRPr="00725EC0">
              <w:rPr>
                <w:rFonts w:ascii="Arial" w:eastAsia="Times New Roman" w:hAnsi="Arial" w:cs="Arial"/>
                <w:b/>
                <w:sz w:val="20"/>
                <w:szCs w:val="20"/>
                <w:lang w:val="es-CL" w:eastAsia="es-MX"/>
              </w:rPr>
              <w:t>Margen de error</w:t>
            </w:r>
            <w:r w:rsidR="00E07834" w:rsidRPr="00725EC0">
              <w:rPr>
                <w:rFonts w:ascii="Arial" w:eastAsia="Times New Roman" w:hAnsi="Arial" w:cs="Arial"/>
                <w:b/>
                <w:sz w:val="20"/>
                <w:szCs w:val="20"/>
                <w:lang w:val="es-CL" w:eastAsia="es-MX"/>
              </w:rPr>
              <w:t xml:space="preserve"> (e)</w:t>
            </w:r>
          </w:p>
        </w:tc>
        <w:tc>
          <w:tcPr>
            <w:tcW w:w="1276" w:type="dxa"/>
          </w:tcPr>
          <w:p w14:paraId="6C4F6231" w14:textId="0A82D210" w:rsidR="00B56792" w:rsidRPr="00725EC0" w:rsidRDefault="00B56792" w:rsidP="002D1241">
            <w:pPr>
              <w:spacing w:before="100" w:beforeAutospacing="1" w:after="100" w:afterAutospacing="1" w:line="276" w:lineRule="auto"/>
              <w:jc w:val="center"/>
              <w:rPr>
                <w:rFonts w:ascii="Arial" w:eastAsia="Times New Roman" w:hAnsi="Arial" w:cs="Arial"/>
                <w:b/>
                <w:sz w:val="20"/>
                <w:szCs w:val="20"/>
                <w:lang w:val="es-CL" w:eastAsia="es-MX"/>
              </w:rPr>
            </w:pPr>
            <w:r w:rsidRPr="00725EC0">
              <w:rPr>
                <w:rFonts w:ascii="Arial" w:eastAsia="Times New Roman" w:hAnsi="Arial" w:cs="Arial"/>
                <w:b/>
                <w:sz w:val="20"/>
                <w:szCs w:val="20"/>
                <w:lang w:val="es-CL" w:eastAsia="es-MX"/>
              </w:rPr>
              <w:t>Nivel de Confianza deseado</w:t>
            </w:r>
            <w:r w:rsidR="0084684E" w:rsidRPr="00725EC0">
              <w:rPr>
                <w:rFonts w:ascii="Arial" w:eastAsia="Times New Roman" w:hAnsi="Arial" w:cs="Arial"/>
                <w:b/>
                <w:sz w:val="20"/>
                <w:szCs w:val="20"/>
                <w:lang w:val="es-CL" w:eastAsia="es-MX"/>
              </w:rPr>
              <w:t xml:space="preserve"> (Z)</w:t>
            </w:r>
          </w:p>
        </w:tc>
      </w:tr>
      <w:tr w:rsidR="00A64355" w:rsidRPr="00725EC0" w14:paraId="19F70EA9" w14:textId="77777777" w:rsidTr="00100A3A">
        <w:tc>
          <w:tcPr>
            <w:tcW w:w="2830" w:type="dxa"/>
          </w:tcPr>
          <w:p w14:paraId="35F332F1" w14:textId="77777777" w:rsidR="00B56792" w:rsidRPr="00725EC0" w:rsidRDefault="00B56792" w:rsidP="002D1241">
            <w:pPr>
              <w:spacing w:before="100" w:beforeAutospacing="1" w:after="100" w:afterAutospacing="1" w:line="276" w:lineRule="auto"/>
              <w:jc w:val="both"/>
              <w:rPr>
                <w:rFonts w:ascii="Arial" w:eastAsia="Times New Roman" w:hAnsi="Arial" w:cs="Arial"/>
                <w:b/>
                <w:sz w:val="20"/>
                <w:szCs w:val="20"/>
                <w:lang w:val="es-CL" w:eastAsia="es-MX"/>
              </w:rPr>
            </w:pPr>
            <w:r w:rsidRPr="00725EC0">
              <w:rPr>
                <w:rFonts w:ascii="Arial" w:eastAsia="Times New Roman" w:hAnsi="Arial" w:cs="Arial"/>
                <w:sz w:val="20"/>
                <w:szCs w:val="20"/>
                <w:lang w:val="es-CL" w:eastAsia="es-MX"/>
              </w:rPr>
              <w:t xml:space="preserve">Porcentaje de viviendas sin acceso a energía eléctrica en zonas rurales y centros poblados </w:t>
            </w:r>
            <w:r w:rsidRPr="00725EC0">
              <w:rPr>
                <w:rFonts w:ascii="Arial" w:eastAsia="Times New Roman" w:hAnsi="Arial" w:cs="Arial"/>
                <w:b/>
                <w:sz w:val="20"/>
                <w:szCs w:val="20"/>
                <w:lang w:val="es-CL" w:eastAsia="es-MX"/>
              </w:rPr>
              <w:t>(DANE, Censo Nacional de Población y Vivienda 2018)</w:t>
            </w:r>
          </w:p>
        </w:tc>
        <w:tc>
          <w:tcPr>
            <w:tcW w:w="709" w:type="dxa"/>
            <w:shd w:val="clear" w:color="auto" w:fill="D0CECE" w:themeFill="background2" w:themeFillShade="E6"/>
          </w:tcPr>
          <w:p w14:paraId="4DF61B9F" w14:textId="202765EF" w:rsidR="00B56792" w:rsidRPr="00725EC0" w:rsidRDefault="00B56792" w:rsidP="002D1241">
            <w:pPr>
              <w:spacing w:before="100" w:beforeAutospacing="1" w:after="100" w:afterAutospacing="1" w:line="276" w:lineRule="auto"/>
              <w:jc w:val="right"/>
              <w:rPr>
                <w:rFonts w:ascii="Arial" w:eastAsia="Times New Roman" w:hAnsi="Arial" w:cs="Arial"/>
                <w:b/>
                <w:sz w:val="18"/>
                <w:szCs w:val="18"/>
                <w:lang w:val="es-CL" w:eastAsia="es-MX"/>
              </w:rPr>
            </w:pPr>
            <w:r w:rsidRPr="00725EC0">
              <w:rPr>
                <w:rFonts w:ascii="Arial" w:eastAsia="Times New Roman" w:hAnsi="Arial" w:cs="Arial"/>
                <w:b/>
                <w:sz w:val="18"/>
                <w:szCs w:val="18"/>
                <w:lang w:val="es-CL" w:eastAsia="es-MX"/>
              </w:rPr>
              <w:t>2</w:t>
            </w:r>
            <w:r w:rsidR="008B49FD" w:rsidRPr="00725EC0">
              <w:rPr>
                <w:rFonts w:ascii="Arial" w:eastAsia="Times New Roman" w:hAnsi="Arial" w:cs="Arial"/>
                <w:b/>
                <w:sz w:val="18"/>
                <w:szCs w:val="18"/>
                <w:lang w:val="es-CL" w:eastAsia="es-MX"/>
              </w:rPr>
              <w:t>.</w:t>
            </w:r>
            <w:r w:rsidRPr="00725EC0">
              <w:rPr>
                <w:rFonts w:ascii="Arial" w:eastAsia="Times New Roman" w:hAnsi="Arial" w:cs="Arial"/>
                <w:b/>
                <w:sz w:val="18"/>
                <w:szCs w:val="18"/>
                <w:lang w:val="es-CL" w:eastAsia="es-MX"/>
              </w:rPr>
              <w:t>526</w:t>
            </w:r>
          </w:p>
        </w:tc>
        <w:tc>
          <w:tcPr>
            <w:tcW w:w="1276" w:type="dxa"/>
          </w:tcPr>
          <w:p w14:paraId="758E74F5"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15,44</w:t>
            </w:r>
          </w:p>
        </w:tc>
        <w:tc>
          <w:tcPr>
            <w:tcW w:w="1276" w:type="dxa"/>
          </w:tcPr>
          <w:p w14:paraId="7529BECE"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426,43</w:t>
            </w:r>
          </w:p>
        </w:tc>
        <w:tc>
          <w:tcPr>
            <w:tcW w:w="1559" w:type="dxa"/>
          </w:tcPr>
          <w:p w14:paraId="5D89E2F0"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0,10</w:t>
            </w:r>
          </w:p>
        </w:tc>
        <w:tc>
          <w:tcPr>
            <w:tcW w:w="1276" w:type="dxa"/>
          </w:tcPr>
          <w:p w14:paraId="0DD40601" w14:textId="3F2A1557" w:rsidR="00B56792" w:rsidRPr="00725EC0" w:rsidRDefault="00841967" w:rsidP="002D1241">
            <w:pPr>
              <w:spacing w:before="100" w:beforeAutospacing="1" w:after="100" w:afterAutospacing="1" w:line="276" w:lineRule="auto"/>
              <w:jc w:val="right"/>
              <w:rPr>
                <w:rFonts w:ascii="Arial" w:eastAsia="Times New Roman" w:hAnsi="Arial" w:cs="Arial"/>
                <w:sz w:val="18"/>
                <w:szCs w:val="18"/>
                <w:lang w:val="es-CL" w:eastAsia="es-MX"/>
              </w:rPr>
            </w:pPr>
            <w:ins w:id="9" w:author="Cristian Eduardo García Bermúdez" w:date="2022-03-17T16:24:00Z">
              <w:r w:rsidRPr="00725EC0">
                <w:rPr>
                  <w:rFonts w:ascii="Arial" w:eastAsia="Times New Roman" w:hAnsi="Arial" w:cs="Arial"/>
                  <w:sz w:val="18"/>
                  <w:szCs w:val="18"/>
                  <w:lang w:val="es-CL" w:eastAsia="es-MX"/>
                </w:rPr>
                <w:t>1,</w:t>
              </w:r>
              <w:r>
                <w:rPr>
                  <w:rFonts w:ascii="Arial" w:eastAsia="Times New Roman" w:hAnsi="Arial" w:cs="Arial"/>
                  <w:sz w:val="18"/>
                  <w:szCs w:val="18"/>
                  <w:lang w:val="es-CL" w:eastAsia="es-MX"/>
                </w:rPr>
                <w:t>64</w:t>
              </w:r>
            </w:ins>
            <w:del w:id="10" w:author="Cristian Eduardo García Bermúdez" w:date="2022-03-17T16:24:00Z">
              <w:r w:rsidR="00B56792" w:rsidRPr="00725EC0" w:rsidDel="00841967">
                <w:rPr>
                  <w:rFonts w:ascii="Arial" w:eastAsia="Times New Roman" w:hAnsi="Arial" w:cs="Arial"/>
                  <w:sz w:val="18"/>
                  <w:szCs w:val="18"/>
                  <w:lang w:val="es-CL" w:eastAsia="es-MX"/>
                </w:rPr>
                <w:delText>1,</w:delText>
              </w:r>
            </w:del>
            <w:del w:id="11" w:author="Cristian Eduardo García Bermúdez" w:date="2022-03-17T16:22:00Z">
              <w:r w:rsidR="00B56792" w:rsidRPr="00725EC0" w:rsidDel="00EF615E">
                <w:rPr>
                  <w:rFonts w:ascii="Arial" w:eastAsia="Times New Roman" w:hAnsi="Arial" w:cs="Arial"/>
                  <w:sz w:val="18"/>
                  <w:szCs w:val="18"/>
                  <w:lang w:val="es-CL" w:eastAsia="es-MX"/>
                </w:rPr>
                <w:delText>96</w:delText>
              </w:r>
            </w:del>
          </w:p>
        </w:tc>
      </w:tr>
      <w:tr w:rsidR="00A64355" w:rsidRPr="00725EC0" w14:paraId="3FB1A30C" w14:textId="77777777" w:rsidTr="00100A3A">
        <w:tc>
          <w:tcPr>
            <w:tcW w:w="2830" w:type="dxa"/>
          </w:tcPr>
          <w:p w14:paraId="35FA2902" w14:textId="77777777" w:rsidR="00B56792" w:rsidRPr="00725EC0" w:rsidRDefault="00B56792" w:rsidP="002D1241">
            <w:pPr>
              <w:spacing w:before="100" w:beforeAutospacing="1" w:after="100" w:afterAutospacing="1" w:line="276" w:lineRule="auto"/>
              <w:jc w:val="both"/>
              <w:rPr>
                <w:rFonts w:ascii="Arial" w:eastAsia="Times New Roman" w:hAnsi="Arial" w:cs="Arial"/>
                <w:b/>
                <w:sz w:val="20"/>
                <w:szCs w:val="20"/>
                <w:lang w:val="es-CL" w:eastAsia="es-MX"/>
              </w:rPr>
            </w:pPr>
            <w:r w:rsidRPr="00725EC0">
              <w:rPr>
                <w:rFonts w:ascii="Arial" w:eastAsia="Times New Roman" w:hAnsi="Arial" w:cs="Arial"/>
                <w:sz w:val="20"/>
                <w:szCs w:val="20"/>
                <w:lang w:val="es-CL" w:eastAsia="es-MX"/>
              </w:rPr>
              <w:t xml:space="preserve">Componente de Servicios del Índice de Necesidades Básicas Insatisfechas </w:t>
            </w:r>
            <w:r w:rsidRPr="00725EC0">
              <w:rPr>
                <w:rFonts w:ascii="Arial" w:eastAsia="Times New Roman" w:hAnsi="Arial" w:cs="Arial"/>
                <w:b/>
                <w:sz w:val="20"/>
                <w:szCs w:val="20"/>
                <w:lang w:val="es-CL" w:eastAsia="es-MX"/>
              </w:rPr>
              <w:t>(Censo Nacional de Población y Vivienda 2018)</w:t>
            </w:r>
          </w:p>
        </w:tc>
        <w:tc>
          <w:tcPr>
            <w:tcW w:w="709" w:type="dxa"/>
            <w:shd w:val="clear" w:color="auto" w:fill="D0CECE" w:themeFill="background2" w:themeFillShade="E6"/>
          </w:tcPr>
          <w:p w14:paraId="590413BB" w14:textId="227E51ED" w:rsidR="00B56792" w:rsidRPr="00725EC0" w:rsidRDefault="00B56792" w:rsidP="002D1241">
            <w:pPr>
              <w:spacing w:before="100" w:beforeAutospacing="1" w:after="100" w:afterAutospacing="1" w:line="276" w:lineRule="auto"/>
              <w:jc w:val="right"/>
              <w:rPr>
                <w:rFonts w:ascii="Arial" w:eastAsia="Times New Roman" w:hAnsi="Arial" w:cs="Arial"/>
                <w:b/>
                <w:sz w:val="18"/>
                <w:szCs w:val="18"/>
                <w:lang w:val="es-CL" w:eastAsia="es-MX"/>
              </w:rPr>
            </w:pPr>
            <w:r w:rsidRPr="00725EC0">
              <w:rPr>
                <w:rFonts w:ascii="Arial" w:eastAsia="Times New Roman" w:hAnsi="Arial" w:cs="Arial"/>
                <w:b/>
                <w:sz w:val="18"/>
                <w:szCs w:val="18"/>
                <w:lang w:val="es-CL" w:eastAsia="es-MX"/>
              </w:rPr>
              <w:t>2</w:t>
            </w:r>
            <w:r w:rsidR="008B49FD" w:rsidRPr="00725EC0">
              <w:rPr>
                <w:rFonts w:ascii="Arial" w:eastAsia="Times New Roman" w:hAnsi="Arial" w:cs="Arial"/>
                <w:b/>
                <w:sz w:val="18"/>
                <w:szCs w:val="18"/>
                <w:lang w:val="es-CL" w:eastAsia="es-MX"/>
              </w:rPr>
              <w:t>.</w:t>
            </w:r>
            <w:r w:rsidRPr="00725EC0">
              <w:rPr>
                <w:rFonts w:ascii="Arial" w:eastAsia="Times New Roman" w:hAnsi="Arial" w:cs="Arial"/>
                <w:b/>
                <w:sz w:val="18"/>
                <w:szCs w:val="18"/>
                <w:lang w:val="es-CL" w:eastAsia="es-MX"/>
              </w:rPr>
              <w:t>561</w:t>
            </w:r>
          </w:p>
        </w:tc>
        <w:tc>
          <w:tcPr>
            <w:tcW w:w="1276" w:type="dxa"/>
          </w:tcPr>
          <w:p w14:paraId="0C75DD41"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7,67</w:t>
            </w:r>
          </w:p>
        </w:tc>
        <w:tc>
          <w:tcPr>
            <w:tcW w:w="1276" w:type="dxa"/>
          </w:tcPr>
          <w:p w14:paraId="20B5C4CE"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107,38</w:t>
            </w:r>
          </w:p>
        </w:tc>
        <w:tc>
          <w:tcPr>
            <w:tcW w:w="1559" w:type="dxa"/>
          </w:tcPr>
          <w:p w14:paraId="784BE388"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0,10</w:t>
            </w:r>
          </w:p>
        </w:tc>
        <w:tc>
          <w:tcPr>
            <w:tcW w:w="1276" w:type="dxa"/>
          </w:tcPr>
          <w:p w14:paraId="1264CA4D" w14:textId="3E98C03D" w:rsidR="00B56792" w:rsidRPr="00725EC0" w:rsidRDefault="00EF615E" w:rsidP="002D1241">
            <w:pPr>
              <w:spacing w:before="100" w:beforeAutospacing="1" w:after="100" w:afterAutospacing="1" w:line="276" w:lineRule="auto"/>
              <w:jc w:val="right"/>
              <w:rPr>
                <w:rFonts w:ascii="Arial" w:eastAsia="Times New Roman" w:hAnsi="Arial" w:cs="Arial"/>
                <w:sz w:val="18"/>
                <w:szCs w:val="18"/>
                <w:lang w:val="es-CL" w:eastAsia="es-MX"/>
              </w:rPr>
            </w:pPr>
            <w:ins w:id="12" w:author="Cristian Eduardo García Bermúdez" w:date="2022-03-17T16:22:00Z">
              <w:r w:rsidRPr="00725EC0">
                <w:rPr>
                  <w:rFonts w:ascii="Arial" w:eastAsia="Times New Roman" w:hAnsi="Arial" w:cs="Arial"/>
                  <w:sz w:val="18"/>
                  <w:szCs w:val="18"/>
                  <w:lang w:val="es-CL" w:eastAsia="es-MX"/>
                </w:rPr>
                <w:t>1,</w:t>
              </w:r>
              <w:r>
                <w:rPr>
                  <w:rFonts w:ascii="Arial" w:eastAsia="Times New Roman" w:hAnsi="Arial" w:cs="Arial"/>
                  <w:sz w:val="18"/>
                  <w:szCs w:val="18"/>
                  <w:lang w:val="es-CL" w:eastAsia="es-MX"/>
                </w:rPr>
                <w:t>64</w:t>
              </w:r>
            </w:ins>
            <w:del w:id="13" w:author="Cristian Eduardo García Bermúdez" w:date="2022-03-17T16:22:00Z">
              <w:r w:rsidR="00B56792" w:rsidRPr="00725EC0" w:rsidDel="00EF615E">
                <w:rPr>
                  <w:rFonts w:ascii="Arial" w:eastAsia="Times New Roman" w:hAnsi="Arial" w:cs="Arial"/>
                  <w:sz w:val="18"/>
                  <w:szCs w:val="18"/>
                  <w:lang w:val="es-CL" w:eastAsia="es-MX"/>
                </w:rPr>
                <w:delText>1,96</w:delText>
              </w:r>
            </w:del>
          </w:p>
        </w:tc>
      </w:tr>
      <w:tr w:rsidR="00A64355" w:rsidRPr="00725EC0" w14:paraId="1B272B3A" w14:textId="77777777" w:rsidTr="00100A3A">
        <w:tc>
          <w:tcPr>
            <w:tcW w:w="2830" w:type="dxa"/>
          </w:tcPr>
          <w:p w14:paraId="1CC8CA3E" w14:textId="77777777" w:rsidR="00B56792" w:rsidRPr="00725EC0" w:rsidRDefault="00B56792" w:rsidP="002D1241">
            <w:pPr>
              <w:spacing w:before="100" w:beforeAutospacing="1" w:after="100" w:afterAutospacing="1" w:line="276" w:lineRule="auto"/>
              <w:jc w:val="both"/>
              <w:rPr>
                <w:rFonts w:ascii="Arial" w:eastAsia="Times New Roman" w:hAnsi="Arial" w:cs="Arial"/>
                <w:b/>
                <w:sz w:val="20"/>
                <w:szCs w:val="20"/>
                <w:lang w:val="es-CL" w:eastAsia="es-MX"/>
              </w:rPr>
            </w:pPr>
            <w:r w:rsidRPr="00725EC0">
              <w:rPr>
                <w:rFonts w:ascii="Arial" w:eastAsia="Times New Roman" w:hAnsi="Arial" w:cs="Arial"/>
                <w:sz w:val="20"/>
                <w:szCs w:val="20"/>
                <w:lang w:val="es-CL" w:eastAsia="es-MX"/>
              </w:rPr>
              <w:t xml:space="preserve">Suscriptores de un servicio de energía eléctrica </w:t>
            </w:r>
            <w:r w:rsidRPr="00725EC0">
              <w:rPr>
                <w:rFonts w:ascii="Arial" w:eastAsia="Times New Roman" w:hAnsi="Arial" w:cs="Arial"/>
                <w:b/>
                <w:sz w:val="20"/>
                <w:szCs w:val="20"/>
                <w:lang w:val="es-CL" w:eastAsia="es-MX"/>
              </w:rPr>
              <w:t>(Sistema Único de Información del sector de servicios públicos domiciliarios del país)</w:t>
            </w:r>
          </w:p>
        </w:tc>
        <w:tc>
          <w:tcPr>
            <w:tcW w:w="709" w:type="dxa"/>
            <w:shd w:val="clear" w:color="auto" w:fill="D0CECE" w:themeFill="background2" w:themeFillShade="E6"/>
          </w:tcPr>
          <w:p w14:paraId="5E037FEB" w14:textId="6319AB3D" w:rsidR="00B56792" w:rsidRPr="00725EC0" w:rsidRDefault="00B56792" w:rsidP="002D1241">
            <w:pPr>
              <w:spacing w:before="100" w:beforeAutospacing="1" w:after="100" w:afterAutospacing="1" w:line="276" w:lineRule="auto"/>
              <w:jc w:val="right"/>
              <w:rPr>
                <w:rFonts w:ascii="Arial" w:eastAsia="Times New Roman" w:hAnsi="Arial" w:cs="Arial"/>
                <w:b/>
                <w:sz w:val="18"/>
                <w:szCs w:val="18"/>
                <w:lang w:val="es-CL" w:eastAsia="es-MX"/>
              </w:rPr>
            </w:pPr>
            <w:r w:rsidRPr="00725EC0">
              <w:rPr>
                <w:rFonts w:ascii="Arial" w:eastAsia="Times New Roman" w:hAnsi="Arial" w:cs="Arial"/>
                <w:b/>
                <w:sz w:val="18"/>
                <w:szCs w:val="18"/>
                <w:lang w:val="es-CL" w:eastAsia="es-MX"/>
              </w:rPr>
              <w:t>2</w:t>
            </w:r>
            <w:r w:rsidR="008B49FD" w:rsidRPr="00725EC0">
              <w:rPr>
                <w:rFonts w:ascii="Arial" w:eastAsia="Times New Roman" w:hAnsi="Arial" w:cs="Arial"/>
                <w:b/>
                <w:sz w:val="18"/>
                <w:szCs w:val="18"/>
                <w:lang w:val="es-CL" w:eastAsia="es-MX"/>
              </w:rPr>
              <w:t>.</w:t>
            </w:r>
            <w:r w:rsidRPr="00725EC0">
              <w:rPr>
                <w:rFonts w:ascii="Arial" w:eastAsia="Times New Roman" w:hAnsi="Arial" w:cs="Arial"/>
                <w:b/>
                <w:sz w:val="18"/>
                <w:szCs w:val="18"/>
                <w:lang w:val="es-CL" w:eastAsia="es-MX"/>
              </w:rPr>
              <w:t>635</w:t>
            </w:r>
          </w:p>
        </w:tc>
        <w:tc>
          <w:tcPr>
            <w:tcW w:w="1276" w:type="dxa"/>
          </w:tcPr>
          <w:p w14:paraId="474F3A94"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13,59</w:t>
            </w:r>
          </w:p>
        </w:tc>
        <w:tc>
          <w:tcPr>
            <w:tcW w:w="1276" w:type="dxa"/>
          </w:tcPr>
          <w:p w14:paraId="4587224C"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559,27</w:t>
            </w:r>
          </w:p>
        </w:tc>
        <w:tc>
          <w:tcPr>
            <w:tcW w:w="1559" w:type="dxa"/>
          </w:tcPr>
          <w:p w14:paraId="6C3B91FA"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0,10</w:t>
            </w:r>
          </w:p>
        </w:tc>
        <w:tc>
          <w:tcPr>
            <w:tcW w:w="1276" w:type="dxa"/>
          </w:tcPr>
          <w:p w14:paraId="445C11E4" w14:textId="42B44A35" w:rsidR="00B56792" w:rsidRPr="00725EC0" w:rsidRDefault="00EF615E" w:rsidP="002D1241">
            <w:pPr>
              <w:spacing w:before="100" w:beforeAutospacing="1" w:after="100" w:afterAutospacing="1" w:line="276" w:lineRule="auto"/>
              <w:jc w:val="right"/>
              <w:rPr>
                <w:rFonts w:ascii="Arial" w:eastAsia="Times New Roman" w:hAnsi="Arial" w:cs="Arial"/>
                <w:sz w:val="18"/>
                <w:szCs w:val="18"/>
                <w:lang w:val="es-CL" w:eastAsia="es-MX"/>
              </w:rPr>
            </w:pPr>
            <w:ins w:id="14" w:author="Cristian Eduardo García Bermúdez" w:date="2022-03-17T16:22:00Z">
              <w:r w:rsidRPr="00725EC0">
                <w:rPr>
                  <w:rFonts w:ascii="Arial" w:eastAsia="Times New Roman" w:hAnsi="Arial" w:cs="Arial"/>
                  <w:sz w:val="18"/>
                  <w:szCs w:val="18"/>
                  <w:lang w:val="es-CL" w:eastAsia="es-MX"/>
                </w:rPr>
                <w:t>1,</w:t>
              </w:r>
              <w:r>
                <w:rPr>
                  <w:rFonts w:ascii="Arial" w:eastAsia="Times New Roman" w:hAnsi="Arial" w:cs="Arial"/>
                  <w:sz w:val="18"/>
                  <w:szCs w:val="18"/>
                  <w:lang w:val="es-CL" w:eastAsia="es-MX"/>
                </w:rPr>
                <w:t>64</w:t>
              </w:r>
            </w:ins>
            <w:del w:id="15" w:author="Cristian Eduardo García Bermúdez" w:date="2022-03-17T16:22:00Z">
              <w:r w:rsidR="00B56792" w:rsidRPr="00725EC0" w:rsidDel="00EF615E">
                <w:rPr>
                  <w:rFonts w:ascii="Arial" w:eastAsia="Times New Roman" w:hAnsi="Arial" w:cs="Arial"/>
                  <w:sz w:val="18"/>
                  <w:szCs w:val="18"/>
                  <w:lang w:val="es-CL" w:eastAsia="es-MX"/>
                </w:rPr>
                <w:delText>1,96</w:delText>
              </w:r>
            </w:del>
          </w:p>
        </w:tc>
      </w:tr>
      <w:tr w:rsidR="00A64355" w:rsidRPr="00725EC0" w14:paraId="344F8E74" w14:textId="77777777" w:rsidTr="00100A3A">
        <w:tc>
          <w:tcPr>
            <w:tcW w:w="2830" w:type="dxa"/>
          </w:tcPr>
          <w:p w14:paraId="48B209EA" w14:textId="77777777" w:rsidR="00B56792" w:rsidRPr="00725EC0" w:rsidRDefault="00B56792" w:rsidP="002D1241">
            <w:pPr>
              <w:spacing w:before="100" w:beforeAutospacing="1" w:after="100" w:afterAutospacing="1" w:line="276" w:lineRule="auto"/>
              <w:jc w:val="both"/>
              <w:rPr>
                <w:rFonts w:ascii="Arial" w:eastAsia="Times New Roman" w:hAnsi="Arial" w:cs="Arial"/>
                <w:b/>
                <w:sz w:val="20"/>
                <w:szCs w:val="20"/>
                <w:lang w:val="es-CL" w:eastAsia="es-MX"/>
              </w:rPr>
            </w:pPr>
            <w:r w:rsidRPr="00725EC0">
              <w:rPr>
                <w:rFonts w:ascii="Arial" w:eastAsia="Times New Roman" w:hAnsi="Arial" w:cs="Arial"/>
                <w:sz w:val="20"/>
                <w:szCs w:val="20"/>
                <w:lang w:val="es-CL" w:eastAsia="es-MX"/>
              </w:rPr>
              <w:t xml:space="preserve">Porcentaje de viviendas sin Acceso a Energía Eléctrica </w:t>
            </w:r>
            <w:r w:rsidRPr="00725EC0">
              <w:rPr>
                <w:rFonts w:ascii="Arial" w:eastAsia="Times New Roman" w:hAnsi="Arial" w:cs="Arial"/>
                <w:b/>
                <w:sz w:val="20"/>
                <w:szCs w:val="20"/>
                <w:lang w:val="es-CL" w:eastAsia="es-MX"/>
              </w:rPr>
              <w:t>(DANE, Gran Encuesta Integrada de Hogares, 2018)</w:t>
            </w:r>
          </w:p>
        </w:tc>
        <w:tc>
          <w:tcPr>
            <w:tcW w:w="709" w:type="dxa"/>
            <w:shd w:val="clear" w:color="auto" w:fill="D0CECE" w:themeFill="background2" w:themeFillShade="E6"/>
          </w:tcPr>
          <w:p w14:paraId="71333889" w14:textId="6ACB4190" w:rsidR="00B56792" w:rsidRPr="00725EC0" w:rsidRDefault="00B56792" w:rsidP="002D1241">
            <w:pPr>
              <w:spacing w:before="100" w:beforeAutospacing="1" w:after="100" w:afterAutospacing="1" w:line="276" w:lineRule="auto"/>
              <w:jc w:val="right"/>
              <w:rPr>
                <w:rFonts w:ascii="Arial" w:eastAsia="Times New Roman" w:hAnsi="Arial" w:cs="Arial"/>
                <w:b/>
                <w:sz w:val="18"/>
                <w:szCs w:val="18"/>
                <w:lang w:val="es-CL" w:eastAsia="es-MX"/>
              </w:rPr>
            </w:pPr>
            <w:r w:rsidRPr="00725EC0">
              <w:rPr>
                <w:rFonts w:ascii="Arial" w:eastAsia="Times New Roman" w:hAnsi="Arial" w:cs="Arial"/>
                <w:b/>
                <w:sz w:val="18"/>
                <w:szCs w:val="18"/>
                <w:lang w:val="es-CL" w:eastAsia="es-MX"/>
              </w:rPr>
              <w:t>2</w:t>
            </w:r>
            <w:r w:rsidR="008B49FD" w:rsidRPr="00725EC0">
              <w:rPr>
                <w:rFonts w:ascii="Arial" w:eastAsia="Times New Roman" w:hAnsi="Arial" w:cs="Arial"/>
                <w:b/>
                <w:sz w:val="18"/>
                <w:szCs w:val="18"/>
                <w:lang w:val="es-CL" w:eastAsia="es-MX"/>
              </w:rPr>
              <w:t>.</w:t>
            </w:r>
            <w:r w:rsidRPr="00725EC0">
              <w:rPr>
                <w:rFonts w:ascii="Arial" w:eastAsia="Times New Roman" w:hAnsi="Arial" w:cs="Arial"/>
                <w:b/>
                <w:sz w:val="18"/>
                <w:szCs w:val="18"/>
                <w:lang w:val="es-CL" w:eastAsia="es-MX"/>
              </w:rPr>
              <w:t>477</w:t>
            </w:r>
          </w:p>
        </w:tc>
        <w:tc>
          <w:tcPr>
            <w:tcW w:w="1276" w:type="dxa"/>
          </w:tcPr>
          <w:p w14:paraId="550CDA80"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7,35</w:t>
            </w:r>
          </w:p>
        </w:tc>
        <w:tc>
          <w:tcPr>
            <w:tcW w:w="1276" w:type="dxa"/>
          </w:tcPr>
          <w:p w14:paraId="69274EB8"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56,90</w:t>
            </w:r>
          </w:p>
        </w:tc>
        <w:tc>
          <w:tcPr>
            <w:tcW w:w="1559" w:type="dxa"/>
          </w:tcPr>
          <w:p w14:paraId="2403CA1A"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0,10</w:t>
            </w:r>
          </w:p>
        </w:tc>
        <w:tc>
          <w:tcPr>
            <w:tcW w:w="1276" w:type="dxa"/>
          </w:tcPr>
          <w:p w14:paraId="406D1871" w14:textId="33F2481F" w:rsidR="00B56792" w:rsidRPr="00725EC0" w:rsidRDefault="00EF615E" w:rsidP="002D1241">
            <w:pPr>
              <w:spacing w:before="100" w:beforeAutospacing="1" w:after="100" w:afterAutospacing="1" w:line="276" w:lineRule="auto"/>
              <w:jc w:val="right"/>
              <w:rPr>
                <w:rFonts w:ascii="Arial" w:eastAsia="Times New Roman" w:hAnsi="Arial" w:cs="Arial"/>
                <w:sz w:val="18"/>
                <w:szCs w:val="18"/>
                <w:lang w:val="es-CL" w:eastAsia="es-MX"/>
              </w:rPr>
            </w:pPr>
            <w:ins w:id="16" w:author="Cristian Eduardo García Bermúdez" w:date="2022-03-17T16:22:00Z">
              <w:r w:rsidRPr="00725EC0">
                <w:rPr>
                  <w:rFonts w:ascii="Arial" w:eastAsia="Times New Roman" w:hAnsi="Arial" w:cs="Arial"/>
                  <w:sz w:val="18"/>
                  <w:szCs w:val="18"/>
                  <w:lang w:val="es-CL" w:eastAsia="es-MX"/>
                </w:rPr>
                <w:t>1,</w:t>
              </w:r>
              <w:r>
                <w:rPr>
                  <w:rFonts w:ascii="Arial" w:eastAsia="Times New Roman" w:hAnsi="Arial" w:cs="Arial"/>
                  <w:sz w:val="18"/>
                  <w:szCs w:val="18"/>
                  <w:lang w:val="es-CL" w:eastAsia="es-MX"/>
                </w:rPr>
                <w:t>64</w:t>
              </w:r>
            </w:ins>
            <w:del w:id="17" w:author="Cristian Eduardo García Bermúdez" w:date="2022-03-17T16:22:00Z">
              <w:r w:rsidR="00B56792" w:rsidRPr="00725EC0" w:rsidDel="00EF615E">
                <w:rPr>
                  <w:rFonts w:ascii="Arial" w:eastAsia="Times New Roman" w:hAnsi="Arial" w:cs="Arial"/>
                  <w:sz w:val="18"/>
                  <w:szCs w:val="18"/>
                  <w:lang w:val="es-CL" w:eastAsia="es-MX"/>
                </w:rPr>
                <w:delText>1,96</w:delText>
              </w:r>
            </w:del>
          </w:p>
        </w:tc>
      </w:tr>
      <w:tr w:rsidR="00A64355" w:rsidRPr="00725EC0" w14:paraId="2005B3AE" w14:textId="77777777" w:rsidTr="00100A3A">
        <w:tc>
          <w:tcPr>
            <w:tcW w:w="2830" w:type="dxa"/>
          </w:tcPr>
          <w:p w14:paraId="6B18C517" w14:textId="77777777" w:rsidR="00B56792" w:rsidRPr="00725EC0" w:rsidRDefault="00B56792" w:rsidP="002D1241">
            <w:pPr>
              <w:spacing w:before="100" w:beforeAutospacing="1" w:after="100" w:afterAutospacing="1" w:line="276" w:lineRule="auto"/>
              <w:jc w:val="both"/>
              <w:rPr>
                <w:rFonts w:ascii="Arial" w:eastAsia="Times New Roman" w:hAnsi="Arial" w:cs="Arial"/>
                <w:b/>
                <w:sz w:val="20"/>
                <w:szCs w:val="20"/>
                <w:lang w:val="es-CL" w:eastAsia="es-MX"/>
              </w:rPr>
            </w:pPr>
            <w:r w:rsidRPr="00725EC0">
              <w:rPr>
                <w:rFonts w:ascii="Arial" w:eastAsia="Times New Roman" w:hAnsi="Arial" w:cs="Arial"/>
                <w:sz w:val="20"/>
                <w:szCs w:val="20"/>
                <w:lang w:val="es-CL" w:eastAsia="es-MX"/>
              </w:rPr>
              <w:lastRenderedPageBreak/>
              <w:t xml:space="preserve">Porcentaje de viviendas sin acceso a Energía Eléctrica </w:t>
            </w:r>
            <w:r w:rsidRPr="00725EC0">
              <w:rPr>
                <w:rFonts w:ascii="Arial" w:eastAsia="Times New Roman" w:hAnsi="Arial" w:cs="Arial"/>
                <w:b/>
                <w:sz w:val="20"/>
                <w:szCs w:val="20"/>
                <w:lang w:val="es-CL" w:eastAsia="es-MX"/>
              </w:rPr>
              <w:t>(SISBEN, Sistema de Identificación de Potenciales Beneficiarios de Programas Sociales, 2020)</w:t>
            </w:r>
          </w:p>
        </w:tc>
        <w:tc>
          <w:tcPr>
            <w:tcW w:w="709" w:type="dxa"/>
            <w:shd w:val="clear" w:color="auto" w:fill="D0CECE" w:themeFill="background2" w:themeFillShade="E6"/>
          </w:tcPr>
          <w:p w14:paraId="304DF21A" w14:textId="129F1B90" w:rsidR="00B56792" w:rsidRPr="00725EC0" w:rsidRDefault="00B56792" w:rsidP="002D1241">
            <w:pPr>
              <w:spacing w:before="100" w:beforeAutospacing="1" w:after="100" w:afterAutospacing="1" w:line="276" w:lineRule="auto"/>
              <w:jc w:val="right"/>
              <w:rPr>
                <w:rFonts w:ascii="Arial" w:eastAsia="Times New Roman" w:hAnsi="Arial" w:cs="Arial"/>
                <w:b/>
                <w:sz w:val="18"/>
                <w:szCs w:val="18"/>
                <w:lang w:val="es-CL" w:eastAsia="es-MX"/>
              </w:rPr>
            </w:pPr>
            <w:r w:rsidRPr="00725EC0">
              <w:rPr>
                <w:rFonts w:ascii="Arial" w:eastAsia="Times New Roman" w:hAnsi="Arial" w:cs="Arial"/>
                <w:b/>
                <w:sz w:val="18"/>
                <w:szCs w:val="18"/>
                <w:lang w:val="es-CL" w:eastAsia="es-MX"/>
              </w:rPr>
              <w:t>3</w:t>
            </w:r>
            <w:r w:rsidR="008B49FD" w:rsidRPr="00725EC0">
              <w:rPr>
                <w:rFonts w:ascii="Arial" w:eastAsia="Times New Roman" w:hAnsi="Arial" w:cs="Arial"/>
                <w:b/>
                <w:sz w:val="18"/>
                <w:szCs w:val="18"/>
                <w:lang w:val="es-CL" w:eastAsia="es-MX"/>
              </w:rPr>
              <w:t>.</w:t>
            </w:r>
            <w:r w:rsidRPr="00725EC0">
              <w:rPr>
                <w:rFonts w:ascii="Arial" w:eastAsia="Times New Roman" w:hAnsi="Arial" w:cs="Arial"/>
                <w:b/>
                <w:sz w:val="18"/>
                <w:szCs w:val="18"/>
                <w:lang w:val="es-CL" w:eastAsia="es-MX"/>
              </w:rPr>
              <w:t>263</w:t>
            </w:r>
          </w:p>
          <w:p w14:paraId="394D94E8" w14:textId="77777777" w:rsidR="00B56792" w:rsidRPr="00725EC0" w:rsidRDefault="00B56792" w:rsidP="002D1241">
            <w:pPr>
              <w:spacing w:line="276" w:lineRule="auto"/>
              <w:rPr>
                <w:rFonts w:ascii="Arial" w:eastAsia="Times New Roman" w:hAnsi="Arial" w:cs="Arial"/>
                <w:b/>
                <w:sz w:val="18"/>
                <w:szCs w:val="18"/>
                <w:lang w:val="es-CL" w:eastAsia="es-MX"/>
              </w:rPr>
            </w:pPr>
          </w:p>
          <w:p w14:paraId="70564A5E" w14:textId="77777777" w:rsidR="00B56792" w:rsidRPr="00725EC0" w:rsidRDefault="00B56792" w:rsidP="002D1241">
            <w:pPr>
              <w:spacing w:line="276" w:lineRule="auto"/>
              <w:rPr>
                <w:rFonts w:ascii="Arial" w:eastAsia="Times New Roman" w:hAnsi="Arial" w:cs="Arial"/>
                <w:b/>
                <w:sz w:val="18"/>
                <w:szCs w:val="18"/>
                <w:lang w:val="es-CL" w:eastAsia="es-MX"/>
              </w:rPr>
            </w:pPr>
          </w:p>
        </w:tc>
        <w:tc>
          <w:tcPr>
            <w:tcW w:w="1276" w:type="dxa"/>
          </w:tcPr>
          <w:p w14:paraId="396FD9EE"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5,88</w:t>
            </w:r>
          </w:p>
        </w:tc>
        <w:tc>
          <w:tcPr>
            <w:tcW w:w="1276" w:type="dxa"/>
          </w:tcPr>
          <w:p w14:paraId="13085AF4"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104,91</w:t>
            </w:r>
          </w:p>
          <w:p w14:paraId="4295EDCD"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p>
        </w:tc>
        <w:tc>
          <w:tcPr>
            <w:tcW w:w="1559" w:type="dxa"/>
          </w:tcPr>
          <w:p w14:paraId="0CD09CEE" w14:textId="77777777" w:rsidR="00B56792" w:rsidRPr="00725EC0" w:rsidRDefault="00B56792" w:rsidP="002D1241">
            <w:pPr>
              <w:spacing w:before="100" w:beforeAutospacing="1" w:after="100" w:afterAutospacing="1" w:line="276" w:lineRule="auto"/>
              <w:jc w:val="right"/>
              <w:rPr>
                <w:rFonts w:ascii="Arial" w:eastAsia="Times New Roman" w:hAnsi="Arial" w:cs="Arial"/>
                <w:sz w:val="18"/>
                <w:szCs w:val="18"/>
                <w:lang w:val="es-CL" w:eastAsia="es-MX"/>
              </w:rPr>
            </w:pPr>
            <w:r w:rsidRPr="00725EC0">
              <w:rPr>
                <w:rFonts w:ascii="Arial" w:eastAsia="Times New Roman" w:hAnsi="Arial" w:cs="Arial"/>
                <w:sz w:val="18"/>
                <w:szCs w:val="18"/>
                <w:lang w:val="es-CL" w:eastAsia="es-MX"/>
              </w:rPr>
              <w:t>0,10</w:t>
            </w:r>
          </w:p>
        </w:tc>
        <w:tc>
          <w:tcPr>
            <w:tcW w:w="1276" w:type="dxa"/>
          </w:tcPr>
          <w:p w14:paraId="3A210691" w14:textId="5E77C4AD" w:rsidR="00B56792" w:rsidRPr="00725EC0" w:rsidRDefault="008F1467" w:rsidP="002D1241">
            <w:pPr>
              <w:spacing w:before="100" w:beforeAutospacing="1" w:after="100" w:afterAutospacing="1" w:line="276" w:lineRule="auto"/>
              <w:jc w:val="right"/>
              <w:rPr>
                <w:rFonts w:ascii="Arial" w:eastAsia="Times New Roman" w:hAnsi="Arial" w:cs="Arial"/>
                <w:sz w:val="18"/>
                <w:szCs w:val="18"/>
                <w:lang w:val="es-CL" w:eastAsia="es-MX"/>
              </w:rPr>
            </w:pPr>
            <w:ins w:id="18" w:author="Cristian Eduardo García Bermúdez" w:date="2022-03-17T16:22:00Z">
              <w:r w:rsidRPr="00725EC0">
                <w:rPr>
                  <w:rFonts w:ascii="Arial" w:eastAsia="Times New Roman" w:hAnsi="Arial" w:cs="Arial"/>
                  <w:sz w:val="18"/>
                  <w:szCs w:val="18"/>
                  <w:lang w:val="es-CL" w:eastAsia="es-MX"/>
                </w:rPr>
                <w:t>1,</w:t>
              </w:r>
              <w:r>
                <w:rPr>
                  <w:rFonts w:ascii="Arial" w:eastAsia="Times New Roman" w:hAnsi="Arial" w:cs="Arial"/>
                  <w:sz w:val="18"/>
                  <w:szCs w:val="18"/>
                  <w:lang w:val="es-CL" w:eastAsia="es-MX"/>
                </w:rPr>
                <w:t>64</w:t>
              </w:r>
            </w:ins>
            <w:del w:id="19" w:author="Cristian Eduardo García Bermúdez" w:date="2022-03-17T16:22:00Z">
              <w:r w:rsidR="00B56792" w:rsidRPr="00725EC0" w:rsidDel="008F1467">
                <w:rPr>
                  <w:rFonts w:ascii="Arial" w:eastAsia="Times New Roman" w:hAnsi="Arial" w:cs="Arial"/>
                  <w:sz w:val="18"/>
                  <w:szCs w:val="18"/>
                  <w:lang w:val="es-CL" w:eastAsia="es-MX"/>
                </w:rPr>
                <w:delText>1,96</w:delText>
              </w:r>
            </w:del>
          </w:p>
        </w:tc>
      </w:tr>
      <w:tr w:rsidR="00A64355" w:rsidRPr="00725EC0" w14:paraId="29B9605E" w14:textId="77777777" w:rsidTr="00100A3A">
        <w:tc>
          <w:tcPr>
            <w:tcW w:w="2830" w:type="dxa"/>
          </w:tcPr>
          <w:p w14:paraId="15CAED3C" w14:textId="77777777" w:rsidR="00B56792" w:rsidRPr="00725EC0" w:rsidRDefault="00B56792" w:rsidP="002D1241">
            <w:pPr>
              <w:spacing w:before="100" w:beforeAutospacing="1" w:after="100" w:afterAutospacing="1" w:line="276" w:lineRule="auto"/>
              <w:jc w:val="both"/>
              <w:rPr>
                <w:rFonts w:ascii="Arial" w:eastAsia="Times New Roman" w:hAnsi="Arial" w:cs="Arial"/>
                <w:sz w:val="20"/>
                <w:szCs w:val="20"/>
                <w:lang w:val="es-CL" w:eastAsia="es-MX"/>
              </w:rPr>
            </w:pPr>
            <w:r w:rsidRPr="00725EC0">
              <w:rPr>
                <w:rFonts w:ascii="Arial" w:eastAsia="Times New Roman" w:hAnsi="Arial" w:cs="Arial"/>
                <w:sz w:val="20"/>
                <w:szCs w:val="20"/>
                <w:lang w:val="es-CL" w:eastAsia="es-MX"/>
              </w:rPr>
              <w:t>Municipios con índices de ruralidad mayor a 40% y con porcentajes de cobertura a Energía eléctrica según fuente PERS</w:t>
            </w:r>
          </w:p>
        </w:tc>
        <w:tc>
          <w:tcPr>
            <w:tcW w:w="709" w:type="dxa"/>
            <w:shd w:val="clear" w:color="auto" w:fill="D0CECE" w:themeFill="background2" w:themeFillShade="E6"/>
          </w:tcPr>
          <w:p w14:paraId="24FBD42A" w14:textId="19D4BE65" w:rsidR="00B56792" w:rsidRPr="00725EC0" w:rsidRDefault="00B56792" w:rsidP="002D1241">
            <w:pPr>
              <w:spacing w:before="100" w:beforeAutospacing="1" w:after="100" w:afterAutospacing="1" w:line="276" w:lineRule="auto"/>
              <w:jc w:val="right"/>
              <w:rPr>
                <w:rFonts w:ascii="Arial" w:eastAsia="Times New Roman" w:hAnsi="Arial" w:cs="Arial"/>
                <w:b/>
                <w:sz w:val="18"/>
                <w:szCs w:val="18"/>
                <w:lang w:val="es-CL" w:eastAsia="es-MX"/>
              </w:rPr>
            </w:pPr>
            <w:r w:rsidRPr="00725EC0">
              <w:rPr>
                <w:rFonts w:ascii="Arial" w:eastAsia="Times New Roman" w:hAnsi="Arial" w:cs="Arial"/>
                <w:b/>
                <w:sz w:val="18"/>
                <w:szCs w:val="18"/>
                <w:lang w:val="es-CL" w:eastAsia="es-MX"/>
              </w:rPr>
              <w:t>2</w:t>
            </w:r>
            <w:r w:rsidR="008B49FD" w:rsidRPr="00725EC0">
              <w:rPr>
                <w:rFonts w:ascii="Arial" w:eastAsia="Times New Roman" w:hAnsi="Arial" w:cs="Arial"/>
                <w:b/>
                <w:sz w:val="18"/>
                <w:szCs w:val="18"/>
                <w:lang w:val="es-CL" w:eastAsia="es-MX"/>
              </w:rPr>
              <w:t>.</w:t>
            </w:r>
            <w:r w:rsidR="004D23A5" w:rsidRPr="00725EC0">
              <w:rPr>
                <w:rFonts w:ascii="Arial" w:eastAsia="Times New Roman" w:hAnsi="Arial" w:cs="Arial"/>
                <w:b/>
                <w:sz w:val="18"/>
                <w:szCs w:val="18"/>
                <w:lang w:val="es-CL" w:eastAsia="es-MX"/>
              </w:rPr>
              <w:t>09</w:t>
            </w:r>
            <w:r w:rsidR="00EF6B58" w:rsidRPr="00725EC0">
              <w:rPr>
                <w:rFonts w:ascii="Arial" w:eastAsia="Times New Roman" w:hAnsi="Arial" w:cs="Arial"/>
                <w:b/>
                <w:sz w:val="18"/>
                <w:szCs w:val="18"/>
                <w:lang w:val="es-CL" w:eastAsia="es-MX"/>
              </w:rPr>
              <w:t>2</w:t>
            </w:r>
          </w:p>
        </w:tc>
        <w:tc>
          <w:tcPr>
            <w:tcW w:w="1276" w:type="dxa"/>
          </w:tcPr>
          <w:p w14:paraId="6C072007" w14:textId="77777777" w:rsidR="00B56792" w:rsidRPr="00725EC0" w:rsidRDefault="00B56792" w:rsidP="002D1241">
            <w:pPr>
              <w:spacing w:line="276" w:lineRule="auto"/>
              <w:jc w:val="right"/>
              <w:rPr>
                <w:rFonts w:ascii="Arial" w:eastAsia="Times New Roman" w:hAnsi="Arial" w:cs="Arial"/>
                <w:b/>
                <w:sz w:val="18"/>
                <w:szCs w:val="18"/>
                <w:lang w:val="es-CL" w:eastAsia="es-MX"/>
              </w:rPr>
            </w:pPr>
            <w:r w:rsidRPr="00725EC0">
              <w:rPr>
                <w:rFonts w:ascii="Arial" w:eastAsia="Times New Roman" w:hAnsi="Arial" w:cs="Arial"/>
                <w:b/>
                <w:sz w:val="18"/>
                <w:szCs w:val="18"/>
                <w:lang w:val="es-CL" w:eastAsia="es-MX"/>
              </w:rPr>
              <w:t>84,50</w:t>
            </w:r>
          </w:p>
          <w:p w14:paraId="6864A566" w14:textId="77777777" w:rsidR="00B56792" w:rsidRPr="00725EC0" w:rsidRDefault="00B56792" w:rsidP="002D1241">
            <w:pPr>
              <w:spacing w:before="100" w:beforeAutospacing="1" w:after="100" w:afterAutospacing="1" w:line="276" w:lineRule="auto"/>
              <w:jc w:val="right"/>
              <w:rPr>
                <w:rFonts w:ascii="Arial" w:eastAsia="Times New Roman" w:hAnsi="Arial" w:cs="Arial"/>
                <w:b/>
                <w:sz w:val="18"/>
                <w:szCs w:val="18"/>
                <w:lang w:val="es-CL" w:eastAsia="es-MX"/>
              </w:rPr>
            </w:pPr>
          </w:p>
        </w:tc>
        <w:tc>
          <w:tcPr>
            <w:tcW w:w="1276" w:type="dxa"/>
          </w:tcPr>
          <w:p w14:paraId="782A39CE" w14:textId="77777777" w:rsidR="00B56792" w:rsidRPr="00725EC0" w:rsidRDefault="00B56792" w:rsidP="002D1241">
            <w:pPr>
              <w:spacing w:line="276" w:lineRule="auto"/>
              <w:jc w:val="right"/>
              <w:rPr>
                <w:rFonts w:ascii="Arial" w:eastAsia="Times New Roman" w:hAnsi="Arial" w:cs="Arial"/>
                <w:b/>
                <w:sz w:val="18"/>
                <w:szCs w:val="18"/>
                <w:lang w:val="es-CL" w:eastAsia="es-MX"/>
              </w:rPr>
            </w:pPr>
            <w:r w:rsidRPr="00725EC0">
              <w:rPr>
                <w:rFonts w:ascii="Arial" w:eastAsia="Times New Roman" w:hAnsi="Arial" w:cs="Arial"/>
                <w:b/>
                <w:sz w:val="18"/>
                <w:szCs w:val="18"/>
                <w:lang w:val="es-CL" w:eastAsia="es-MX"/>
              </w:rPr>
              <w:t>16,5581</w:t>
            </w:r>
          </w:p>
          <w:p w14:paraId="06F8886E" w14:textId="77777777" w:rsidR="00B56792" w:rsidRPr="00725EC0" w:rsidRDefault="00B56792" w:rsidP="002D1241">
            <w:pPr>
              <w:spacing w:before="100" w:beforeAutospacing="1" w:after="100" w:afterAutospacing="1" w:line="276" w:lineRule="auto"/>
              <w:jc w:val="right"/>
              <w:rPr>
                <w:rFonts w:ascii="Arial" w:eastAsia="Times New Roman" w:hAnsi="Arial" w:cs="Arial"/>
                <w:b/>
                <w:sz w:val="18"/>
                <w:szCs w:val="18"/>
                <w:lang w:val="es-CL" w:eastAsia="es-MX"/>
              </w:rPr>
            </w:pPr>
          </w:p>
        </w:tc>
        <w:tc>
          <w:tcPr>
            <w:tcW w:w="1559" w:type="dxa"/>
          </w:tcPr>
          <w:p w14:paraId="0796895B" w14:textId="77777777" w:rsidR="00B56792" w:rsidRPr="00725EC0" w:rsidRDefault="00B56792" w:rsidP="002D1241">
            <w:pPr>
              <w:spacing w:before="100" w:beforeAutospacing="1" w:after="100" w:afterAutospacing="1" w:line="276" w:lineRule="auto"/>
              <w:jc w:val="right"/>
              <w:rPr>
                <w:rFonts w:ascii="Arial" w:eastAsia="Times New Roman" w:hAnsi="Arial" w:cs="Arial"/>
                <w:b/>
                <w:sz w:val="18"/>
                <w:szCs w:val="18"/>
                <w:lang w:val="es-CL" w:eastAsia="es-MX"/>
              </w:rPr>
            </w:pPr>
            <w:r w:rsidRPr="00725EC0">
              <w:rPr>
                <w:rFonts w:ascii="Arial" w:eastAsia="Times New Roman" w:hAnsi="Arial" w:cs="Arial"/>
                <w:b/>
                <w:sz w:val="18"/>
                <w:szCs w:val="18"/>
                <w:lang w:val="es-CL" w:eastAsia="es-MX"/>
              </w:rPr>
              <w:t>0,10</w:t>
            </w:r>
          </w:p>
        </w:tc>
        <w:tc>
          <w:tcPr>
            <w:tcW w:w="1276" w:type="dxa"/>
          </w:tcPr>
          <w:p w14:paraId="35200DAC" w14:textId="7801CE44" w:rsidR="00B56792" w:rsidRPr="00725EC0" w:rsidRDefault="008F1467" w:rsidP="002D1241">
            <w:pPr>
              <w:spacing w:before="100" w:beforeAutospacing="1" w:after="100" w:afterAutospacing="1" w:line="276" w:lineRule="auto"/>
              <w:jc w:val="right"/>
              <w:rPr>
                <w:rFonts w:ascii="Arial" w:eastAsia="Times New Roman" w:hAnsi="Arial" w:cs="Arial"/>
                <w:b/>
                <w:sz w:val="18"/>
                <w:szCs w:val="18"/>
                <w:lang w:val="es-CL" w:eastAsia="es-MX"/>
              </w:rPr>
            </w:pPr>
            <w:ins w:id="20" w:author="Cristian Eduardo García Bermúdez" w:date="2022-03-17T16:22:00Z">
              <w:r w:rsidRPr="00725EC0">
                <w:rPr>
                  <w:rFonts w:ascii="Arial" w:eastAsia="Times New Roman" w:hAnsi="Arial" w:cs="Arial"/>
                  <w:sz w:val="18"/>
                  <w:szCs w:val="18"/>
                  <w:lang w:val="es-CL" w:eastAsia="es-MX"/>
                </w:rPr>
                <w:t>1,</w:t>
              </w:r>
              <w:r>
                <w:rPr>
                  <w:rFonts w:ascii="Arial" w:eastAsia="Times New Roman" w:hAnsi="Arial" w:cs="Arial"/>
                  <w:sz w:val="18"/>
                  <w:szCs w:val="18"/>
                  <w:lang w:val="es-CL" w:eastAsia="es-MX"/>
                </w:rPr>
                <w:t>64</w:t>
              </w:r>
            </w:ins>
            <w:del w:id="21" w:author="Cristian Eduardo García Bermúdez" w:date="2022-03-17T16:22:00Z">
              <w:r w:rsidR="00B56792" w:rsidRPr="00725EC0" w:rsidDel="008F1467">
                <w:rPr>
                  <w:rFonts w:ascii="Arial" w:eastAsia="Times New Roman" w:hAnsi="Arial" w:cs="Arial"/>
                  <w:b/>
                  <w:sz w:val="18"/>
                  <w:szCs w:val="18"/>
                  <w:lang w:val="es-CL" w:eastAsia="es-MX"/>
                </w:rPr>
                <w:delText>1,96</w:delText>
              </w:r>
            </w:del>
          </w:p>
        </w:tc>
      </w:tr>
    </w:tbl>
    <w:p w14:paraId="771F7666" w14:textId="7E8921FB" w:rsidR="001C36D0" w:rsidRPr="00725EC0" w:rsidRDefault="00D87EA1" w:rsidP="002D1241">
      <w:pPr>
        <w:spacing w:line="276" w:lineRule="auto"/>
        <w:jc w:val="center"/>
        <w:rPr>
          <w:rFonts w:ascii="Arial" w:hAnsi="Arial" w:cs="Arial"/>
          <w:sz w:val="20"/>
          <w:szCs w:val="20"/>
          <w:lang w:val="es-CO"/>
        </w:rPr>
      </w:pPr>
      <w:r w:rsidRPr="00725EC0">
        <w:rPr>
          <w:rFonts w:ascii="Arial" w:hAnsi="Arial" w:cs="Arial"/>
          <w:sz w:val="20"/>
          <w:szCs w:val="20"/>
          <w:lang w:val="es-CO"/>
        </w:rPr>
        <w:t>Fuente: Elaboración PERS-CAUCA</w:t>
      </w:r>
    </w:p>
    <w:p w14:paraId="3E58EE0F" w14:textId="0E9A2CB7" w:rsidR="0002526C" w:rsidRPr="00725EC0" w:rsidRDefault="0002526C" w:rsidP="002D1241">
      <w:pPr>
        <w:pStyle w:val="Ttulo2"/>
        <w:numPr>
          <w:ilvl w:val="1"/>
          <w:numId w:val="9"/>
        </w:numPr>
        <w:spacing w:line="276" w:lineRule="auto"/>
        <w:rPr>
          <w:rFonts w:cs="Arial"/>
          <w:szCs w:val="24"/>
          <w:lang w:val="es-CO"/>
        </w:rPr>
      </w:pPr>
      <w:bookmarkStart w:id="22" w:name="_Distribución_de_encuestas"/>
      <w:bookmarkEnd w:id="22"/>
      <w:r w:rsidRPr="00725EC0">
        <w:rPr>
          <w:rFonts w:cs="Arial"/>
          <w:szCs w:val="24"/>
          <w:lang w:val="es-CO"/>
        </w:rPr>
        <w:t xml:space="preserve">Distribución de encuestas por </w:t>
      </w:r>
      <w:r w:rsidR="00865CCB" w:rsidRPr="00725EC0">
        <w:rPr>
          <w:rFonts w:cs="Arial"/>
          <w:szCs w:val="24"/>
          <w:lang w:val="es-CO"/>
        </w:rPr>
        <w:t>sub</w:t>
      </w:r>
      <w:r w:rsidR="00FB212E" w:rsidRPr="00725EC0">
        <w:rPr>
          <w:rFonts w:cs="Arial"/>
          <w:szCs w:val="24"/>
          <w:lang w:val="es-CO"/>
        </w:rPr>
        <w:t>región</w:t>
      </w:r>
      <w:r w:rsidR="00CF2555" w:rsidRPr="00725EC0">
        <w:rPr>
          <w:rFonts w:cs="Arial"/>
          <w:szCs w:val="24"/>
          <w:lang w:val="es-CO"/>
        </w:rPr>
        <w:t xml:space="preserve"> para las unidades residenciales</w:t>
      </w:r>
    </w:p>
    <w:p w14:paraId="684D0F97" w14:textId="74E30F24" w:rsidR="00F64778" w:rsidRPr="00725EC0" w:rsidRDefault="00F64778" w:rsidP="002D1241">
      <w:pPr>
        <w:spacing w:line="276" w:lineRule="auto"/>
        <w:jc w:val="both"/>
        <w:rPr>
          <w:rFonts w:ascii="Arial" w:hAnsi="Arial" w:cs="Arial"/>
          <w:sz w:val="24"/>
          <w:szCs w:val="24"/>
          <w:lang w:val="es-ES_tradnl"/>
        </w:rPr>
      </w:pPr>
      <w:r w:rsidRPr="00725EC0">
        <w:rPr>
          <w:rFonts w:ascii="Arial" w:hAnsi="Arial" w:cs="Arial"/>
          <w:sz w:val="24"/>
          <w:szCs w:val="24"/>
          <w:lang w:val="es-ES_tradnl"/>
        </w:rPr>
        <w:t>Para realizar la asignación de la muestra</w:t>
      </w:r>
      <w:r w:rsidR="00B23D75" w:rsidRPr="00725EC0">
        <w:rPr>
          <w:rFonts w:ascii="Arial" w:hAnsi="Arial" w:cs="Arial"/>
          <w:sz w:val="24"/>
          <w:szCs w:val="24"/>
          <w:lang w:val="es-ES_tradnl"/>
        </w:rPr>
        <w:t>,</w:t>
      </w:r>
      <w:r w:rsidRPr="00725EC0">
        <w:rPr>
          <w:rFonts w:ascii="Arial" w:hAnsi="Arial" w:cs="Arial"/>
          <w:sz w:val="24"/>
          <w:szCs w:val="24"/>
          <w:lang w:val="es-ES_tradnl"/>
        </w:rPr>
        <w:t xml:space="preserve"> se tomará como base la estimación de la proporción de viviendas sin acceso a energía por cada </w:t>
      </w:r>
      <w:r w:rsidR="00DC44CB" w:rsidRPr="00725EC0">
        <w:rPr>
          <w:rFonts w:ascii="Arial" w:hAnsi="Arial" w:cs="Arial"/>
          <w:sz w:val="24"/>
          <w:szCs w:val="24"/>
          <w:lang w:val="es-ES_tradnl"/>
        </w:rPr>
        <w:t>sub</w:t>
      </w:r>
      <w:r w:rsidRPr="00725EC0">
        <w:rPr>
          <w:rFonts w:ascii="Arial" w:hAnsi="Arial" w:cs="Arial"/>
          <w:sz w:val="24"/>
          <w:szCs w:val="24"/>
          <w:lang w:val="es-ES_tradnl"/>
        </w:rPr>
        <w:t xml:space="preserve">región, de esta manera se obtendrá los pesos asociados para cada una de las </w:t>
      </w:r>
      <w:r w:rsidR="00DC44CB" w:rsidRPr="00725EC0">
        <w:rPr>
          <w:rFonts w:ascii="Arial" w:hAnsi="Arial" w:cs="Arial"/>
          <w:sz w:val="24"/>
          <w:szCs w:val="24"/>
          <w:lang w:val="es-ES_tradnl"/>
        </w:rPr>
        <w:t>sub</w:t>
      </w:r>
      <w:r w:rsidRPr="00725EC0">
        <w:rPr>
          <w:rFonts w:ascii="Arial" w:hAnsi="Arial" w:cs="Arial"/>
          <w:sz w:val="24"/>
          <w:szCs w:val="24"/>
          <w:lang w:val="es-ES_tradnl"/>
        </w:rPr>
        <w:t>regi</w:t>
      </w:r>
      <w:r w:rsidR="00DC44CB" w:rsidRPr="00725EC0">
        <w:rPr>
          <w:rFonts w:ascii="Arial" w:hAnsi="Arial" w:cs="Arial"/>
          <w:sz w:val="24"/>
          <w:szCs w:val="24"/>
          <w:lang w:val="es-ES_tradnl"/>
        </w:rPr>
        <w:t>ones del departamento del C</w:t>
      </w:r>
      <w:r w:rsidR="00B23D75" w:rsidRPr="00725EC0">
        <w:rPr>
          <w:rFonts w:ascii="Arial" w:hAnsi="Arial" w:cs="Arial"/>
          <w:sz w:val="24"/>
          <w:szCs w:val="24"/>
          <w:lang w:val="es-ES_tradnl"/>
        </w:rPr>
        <w:t>auca. E</w:t>
      </w:r>
      <w:r w:rsidRPr="00725EC0">
        <w:rPr>
          <w:rFonts w:ascii="Arial" w:hAnsi="Arial" w:cs="Arial"/>
          <w:sz w:val="24"/>
          <w:szCs w:val="24"/>
          <w:lang w:val="es-ES_tradnl"/>
        </w:rPr>
        <w:t>n cuanto a las unidades de los conglomerados</w:t>
      </w:r>
      <w:r w:rsidR="00B23D75" w:rsidRPr="00725EC0">
        <w:rPr>
          <w:rFonts w:ascii="Arial" w:hAnsi="Arial" w:cs="Arial"/>
          <w:sz w:val="24"/>
          <w:szCs w:val="24"/>
          <w:lang w:val="es-ES_tradnl"/>
        </w:rPr>
        <w:t>,</w:t>
      </w:r>
      <w:r w:rsidRPr="00725EC0">
        <w:rPr>
          <w:rFonts w:ascii="Arial" w:hAnsi="Arial" w:cs="Arial"/>
          <w:sz w:val="24"/>
          <w:szCs w:val="24"/>
          <w:lang w:val="es-ES_tradnl"/>
        </w:rPr>
        <w:t xml:space="preserve"> se planteará una estimación de la proporción de viviendas sin acceso a energía eléctrica en las zonas rurales de los municipios. </w:t>
      </w:r>
    </w:p>
    <w:p w14:paraId="4DEEC296" w14:textId="342843A6" w:rsidR="001D7E0E" w:rsidRPr="00725EC0" w:rsidRDefault="00F64778" w:rsidP="002D1241">
      <w:pPr>
        <w:spacing w:line="276" w:lineRule="auto"/>
        <w:jc w:val="both"/>
        <w:rPr>
          <w:rFonts w:ascii="Arial" w:hAnsi="Arial" w:cs="Arial"/>
          <w:sz w:val="24"/>
          <w:szCs w:val="24"/>
          <w:lang w:val="es-ES_tradnl"/>
        </w:rPr>
      </w:pPr>
      <w:r w:rsidRPr="00725EC0">
        <w:rPr>
          <w:rFonts w:ascii="Arial" w:hAnsi="Arial" w:cs="Arial"/>
          <w:sz w:val="24"/>
          <w:szCs w:val="24"/>
          <w:lang w:val="es-ES_tradnl"/>
        </w:rPr>
        <w:t>Para asignar la muestra</w:t>
      </w:r>
      <w:r w:rsidR="00B23D75" w:rsidRPr="00725EC0">
        <w:rPr>
          <w:rFonts w:ascii="Arial" w:hAnsi="Arial" w:cs="Arial"/>
          <w:sz w:val="24"/>
          <w:szCs w:val="24"/>
          <w:lang w:val="es-ES_tradnl"/>
        </w:rPr>
        <w:t>,</w:t>
      </w:r>
      <w:r w:rsidRPr="00725EC0">
        <w:rPr>
          <w:rFonts w:ascii="Arial" w:hAnsi="Arial" w:cs="Arial"/>
          <w:sz w:val="24"/>
          <w:szCs w:val="24"/>
          <w:lang w:val="es-ES_tradnl"/>
        </w:rPr>
        <w:t xml:space="preserve"> se hará uso de las probab</w:t>
      </w:r>
      <w:r w:rsidR="00B23D75" w:rsidRPr="00725EC0">
        <w:rPr>
          <w:rFonts w:ascii="Arial" w:hAnsi="Arial" w:cs="Arial"/>
          <w:sz w:val="24"/>
          <w:szCs w:val="24"/>
          <w:lang w:val="es-ES_tradnl"/>
        </w:rPr>
        <w:t xml:space="preserve">ilidades de Bayes, por lo </w:t>
      </w:r>
      <w:r w:rsidR="00356943" w:rsidRPr="00725EC0">
        <w:rPr>
          <w:rFonts w:ascii="Arial" w:hAnsi="Arial" w:cs="Arial"/>
          <w:sz w:val="24"/>
          <w:szCs w:val="24"/>
          <w:lang w:val="es-ES_tradnl"/>
        </w:rPr>
        <w:t>tanto,</w:t>
      </w:r>
      <w:r w:rsidRPr="00725EC0">
        <w:rPr>
          <w:rFonts w:ascii="Arial" w:hAnsi="Arial" w:cs="Arial"/>
          <w:sz w:val="24"/>
          <w:szCs w:val="24"/>
          <w:lang w:val="es-ES_tradnl"/>
        </w:rPr>
        <w:t xml:space="preserve"> se multiplicarán las proporciones y el tamaño de muestra, en este sentido se obtendrá la muestra </w:t>
      </w:r>
      <w:r w:rsidR="00B23D75" w:rsidRPr="00725EC0">
        <w:rPr>
          <w:rFonts w:ascii="Arial" w:hAnsi="Arial" w:cs="Arial"/>
          <w:sz w:val="24"/>
          <w:szCs w:val="24"/>
          <w:lang w:val="es-ES_tradnl"/>
        </w:rPr>
        <w:t>específica</w:t>
      </w:r>
      <w:r w:rsidR="00356943" w:rsidRPr="00725EC0">
        <w:rPr>
          <w:rFonts w:ascii="Arial" w:hAnsi="Arial" w:cs="Arial"/>
          <w:sz w:val="24"/>
          <w:szCs w:val="24"/>
          <w:lang w:val="es-ES_tradnl"/>
        </w:rPr>
        <w:t xml:space="preserve"> para las </w:t>
      </w:r>
      <w:r w:rsidR="00A656D9">
        <w:rPr>
          <w:rFonts w:ascii="Arial" w:hAnsi="Arial" w:cs="Arial"/>
          <w:sz w:val="24"/>
          <w:szCs w:val="24"/>
          <w:lang w:val="es-ES_tradnl"/>
        </w:rPr>
        <w:t>sub</w:t>
      </w:r>
      <w:r w:rsidR="00356943" w:rsidRPr="00725EC0">
        <w:rPr>
          <w:rFonts w:ascii="Arial" w:hAnsi="Arial" w:cs="Arial"/>
          <w:sz w:val="24"/>
          <w:szCs w:val="24"/>
          <w:lang w:val="es-ES_tradnl"/>
        </w:rPr>
        <w:t xml:space="preserve">regiones con baja cobertura al servicio y una participación considerable de viviendas rurales. </w:t>
      </w:r>
      <w:r w:rsidR="001D7E0E" w:rsidRPr="00725EC0">
        <w:rPr>
          <w:rFonts w:ascii="Arial" w:hAnsi="Arial" w:cs="Arial"/>
          <w:sz w:val="24"/>
          <w:szCs w:val="24"/>
          <w:lang w:val="es-ES_tradnl"/>
        </w:rPr>
        <w:t>Una vez se tienen los pesos asociados</w:t>
      </w:r>
      <w:r w:rsidR="00EB692D" w:rsidRPr="00725EC0">
        <w:rPr>
          <w:rFonts w:ascii="Arial" w:hAnsi="Arial" w:cs="Arial"/>
          <w:sz w:val="24"/>
          <w:szCs w:val="24"/>
          <w:lang w:val="es-ES_tradnl"/>
        </w:rPr>
        <w:t>,</w:t>
      </w:r>
      <w:r w:rsidR="001D7E0E" w:rsidRPr="00725EC0">
        <w:rPr>
          <w:rFonts w:ascii="Arial" w:hAnsi="Arial" w:cs="Arial"/>
          <w:sz w:val="24"/>
          <w:szCs w:val="24"/>
          <w:lang w:val="es-ES_tradnl"/>
        </w:rPr>
        <w:t xml:space="preserve"> la asignación proporcional de las estimaciones se realiza por medio de tablas </w:t>
      </w:r>
      <w:r w:rsidR="00FB5F93" w:rsidRPr="00725EC0">
        <w:rPr>
          <w:rFonts w:ascii="Arial" w:hAnsi="Arial" w:cs="Arial"/>
          <w:sz w:val="24"/>
          <w:szCs w:val="24"/>
          <w:lang w:val="es-ES_tradnl"/>
        </w:rPr>
        <w:t>en</w:t>
      </w:r>
      <w:r w:rsidR="001D7E0E" w:rsidRPr="00725EC0">
        <w:rPr>
          <w:rFonts w:ascii="Arial" w:hAnsi="Arial" w:cs="Arial"/>
          <w:sz w:val="24"/>
          <w:szCs w:val="24"/>
          <w:lang w:val="es-ES_tradnl"/>
        </w:rPr>
        <w:t xml:space="preserve"> Excel</w:t>
      </w:r>
      <w:r w:rsidR="00AC171F">
        <w:rPr>
          <w:rStyle w:val="Refdenotaalpie"/>
          <w:rFonts w:ascii="Arial" w:hAnsi="Arial" w:cs="Arial"/>
          <w:sz w:val="24"/>
          <w:szCs w:val="24"/>
          <w:lang w:val="es-ES_tradnl"/>
        </w:rPr>
        <w:footnoteReference w:id="5"/>
      </w:r>
      <w:r w:rsidR="001D7E0E" w:rsidRPr="00725EC0">
        <w:rPr>
          <w:rFonts w:ascii="Arial" w:hAnsi="Arial" w:cs="Arial"/>
          <w:sz w:val="24"/>
          <w:szCs w:val="24"/>
          <w:lang w:val="es-ES_tradnl"/>
        </w:rPr>
        <w:t>.</w:t>
      </w:r>
    </w:p>
    <w:p w14:paraId="08F183D9" w14:textId="45C8C9AB" w:rsidR="00BC2253" w:rsidRPr="00725EC0" w:rsidRDefault="00BC2253" w:rsidP="002D1241">
      <w:pPr>
        <w:spacing w:line="276" w:lineRule="auto"/>
        <w:jc w:val="both"/>
        <w:rPr>
          <w:rFonts w:ascii="Arial" w:hAnsi="Arial" w:cs="Arial"/>
          <w:sz w:val="24"/>
          <w:szCs w:val="24"/>
          <w:lang w:val="es-CO"/>
        </w:rPr>
      </w:pPr>
      <w:r w:rsidRPr="00725EC0">
        <w:rPr>
          <w:rFonts w:ascii="Arial" w:hAnsi="Arial" w:cs="Arial"/>
          <w:sz w:val="24"/>
          <w:szCs w:val="24"/>
          <w:lang w:val="es-CO"/>
        </w:rPr>
        <w:t>Ahora bien, de acuerdo con las estimaciones realizadas</w:t>
      </w:r>
      <w:r w:rsidR="00B23D75" w:rsidRPr="00725EC0">
        <w:rPr>
          <w:rFonts w:ascii="Arial" w:hAnsi="Arial" w:cs="Arial"/>
          <w:sz w:val="24"/>
          <w:szCs w:val="24"/>
          <w:lang w:val="es-CO"/>
        </w:rPr>
        <w:t>,</w:t>
      </w:r>
      <w:r w:rsidRPr="00725EC0">
        <w:rPr>
          <w:rFonts w:ascii="Arial" w:hAnsi="Arial" w:cs="Arial"/>
          <w:sz w:val="24"/>
          <w:szCs w:val="24"/>
          <w:lang w:val="es-CO"/>
        </w:rPr>
        <w:t xml:space="preserve"> es importante que en algunos municipios se logr</w:t>
      </w:r>
      <w:r w:rsidR="008A5B41" w:rsidRPr="00725EC0">
        <w:rPr>
          <w:rFonts w:ascii="Arial" w:hAnsi="Arial" w:cs="Arial"/>
          <w:sz w:val="24"/>
          <w:szCs w:val="24"/>
          <w:lang w:val="es-CO"/>
        </w:rPr>
        <w:t>e</w:t>
      </w:r>
      <w:r w:rsidRPr="00725EC0">
        <w:rPr>
          <w:rFonts w:ascii="Arial" w:hAnsi="Arial" w:cs="Arial"/>
          <w:sz w:val="24"/>
          <w:szCs w:val="24"/>
          <w:lang w:val="es-CO"/>
        </w:rPr>
        <w:t xml:space="preserve"> </w:t>
      </w:r>
      <w:r w:rsidR="00B23D75" w:rsidRPr="00725EC0">
        <w:rPr>
          <w:rFonts w:ascii="Arial" w:hAnsi="Arial" w:cs="Arial"/>
          <w:sz w:val="24"/>
          <w:szCs w:val="24"/>
          <w:lang w:val="es-CO"/>
        </w:rPr>
        <w:t>obtener</w:t>
      </w:r>
      <w:r w:rsidRPr="00725EC0">
        <w:rPr>
          <w:rFonts w:ascii="Arial" w:hAnsi="Arial" w:cs="Arial"/>
          <w:sz w:val="24"/>
          <w:szCs w:val="24"/>
          <w:lang w:val="es-CO"/>
        </w:rPr>
        <w:t xml:space="preserve"> información para un número determinado de encuestas que permita inferir sobre el comportamiento del consumo energético al interior de cada </w:t>
      </w:r>
      <w:r w:rsidR="00DC44CB" w:rsidRPr="00725EC0">
        <w:rPr>
          <w:rFonts w:ascii="Arial" w:hAnsi="Arial" w:cs="Arial"/>
          <w:sz w:val="24"/>
          <w:szCs w:val="24"/>
          <w:lang w:val="es-CO"/>
        </w:rPr>
        <w:t>sub</w:t>
      </w:r>
      <w:r w:rsidRPr="00725EC0">
        <w:rPr>
          <w:rFonts w:ascii="Arial" w:hAnsi="Arial" w:cs="Arial"/>
          <w:sz w:val="24"/>
          <w:szCs w:val="24"/>
          <w:lang w:val="es-CO"/>
        </w:rPr>
        <w:t>regi</w:t>
      </w:r>
      <w:r w:rsidR="00B23D75" w:rsidRPr="00725EC0">
        <w:rPr>
          <w:rFonts w:ascii="Arial" w:hAnsi="Arial" w:cs="Arial"/>
          <w:sz w:val="24"/>
          <w:szCs w:val="24"/>
          <w:lang w:val="es-CO"/>
        </w:rPr>
        <w:t>ón.</w:t>
      </w:r>
      <w:r w:rsidRPr="00725EC0">
        <w:rPr>
          <w:rFonts w:ascii="Arial" w:hAnsi="Arial" w:cs="Arial"/>
          <w:sz w:val="24"/>
          <w:szCs w:val="24"/>
          <w:lang w:val="es-CO"/>
        </w:rPr>
        <w:t xml:space="preserve"> </w:t>
      </w:r>
      <w:r w:rsidR="00B23D75" w:rsidRPr="00725EC0">
        <w:rPr>
          <w:rFonts w:ascii="Arial" w:hAnsi="Arial" w:cs="Arial"/>
          <w:sz w:val="24"/>
          <w:szCs w:val="24"/>
          <w:lang w:val="es-CO"/>
        </w:rPr>
        <w:t>La</w:t>
      </w:r>
      <w:r w:rsidRPr="00725EC0">
        <w:rPr>
          <w:rFonts w:ascii="Arial" w:hAnsi="Arial" w:cs="Arial"/>
          <w:sz w:val="24"/>
          <w:szCs w:val="24"/>
          <w:lang w:val="es-CO"/>
        </w:rPr>
        <w:t xml:space="preserve"> siguiente tabla muestra la distribución </w:t>
      </w:r>
      <w:r w:rsidR="004D23A5" w:rsidRPr="00725EC0">
        <w:rPr>
          <w:rFonts w:ascii="Arial" w:hAnsi="Arial" w:cs="Arial"/>
          <w:sz w:val="24"/>
          <w:szCs w:val="24"/>
          <w:lang w:val="es-CO"/>
        </w:rPr>
        <w:t xml:space="preserve">por subregión </w:t>
      </w:r>
      <w:r w:rsidR="00F64778" w:rsidRPr="00725EC0">
        <w:rPr>
          <w:rFonts w:ascii="Arial" w:hAnsi="Arial" w:cs="Arial"/>
          <w:sz w:val="24"/>
          <w:szCs w:val="24"/>
          <w:lang w:val="es-CO"/>
        </w:rPr>
        <w:t>con la referencia de los municipios claves.</w:t>
      </w:r>
      <w:r w:rsidR="00615528" w:rsidRPr="00725EC0">
        <w:rPr>
          <w:rStyle w:val="Refdenotaalpie"/>
          <w:rFonts w:ascii="Arial" w:hAnsi="Arial" w:cs="Arial"/>
          <w:sz w:val="24"/>
          <w:szCs w:val="24"/>
          <w:lang w:val="es-CO"/>
        </w:rPr>
        <w:footnoteReference w:id="6"/>
      </w:r>
      <w:r w:rsidR="00F64778" w:rsidRPr="00725EC0">
        <w:rPr>
          <w:rFonts w:ascii="Arial" w:hAnsi="Arial" w:cs="Arial"/>
          <w:sz w:val="24"/>
          <w:szCs w:val="24"/>
          <w:lang w:val="es-CO"/>
        </w:rPr>
        <w:t xml:space="preserve"> </w:t>
      </w:r>
    </w:p>
    <w:p w14:paraId="775944E5" w14:textId="679992E4" w:rsidR="00A33496" w:rsidRPr="00F7272A" w:rsidRDefault="00B5053B" w:rsidP="00092CF0">
      <w:pPr>
        <w:pStyle w:val="Descripcin"/>
        <w:keepNext/>
        <w:spacing w:line="276" w:lineRule="auto"/>
        <w:jc w:val="center"/>
        <w:rPr>
          <w:rFonts w:ascii="Arial" w:hAnsi="Arial" w:cs="Arial"/>
          <w:lang w:val="es-CO"/>
        </w:rPr>
      </w:pPr>
      <w:r w:rsidRPr="00725EC0">
        <w:rPr>
          <w:rFonts w:ascii="Arial" w:hAnsi="Arial" w:cs="Arial"/>
          <w:sz w:val="24"/>
          <w:szCs w:val="24"/>
        </w:rPr>
        <w:lastRenderedPageBreak/>
        <w:t xml:space="preserve">Tabla </w:t>
      </w:r>
      <w:r w:rsidR="00737C3C" w:rsidRPr="00725EC0">
        <w:rPr>
          <w:rFonts w:ascii="Arial" w:hAnsi="Arial" w:cs="Arial"/>
          <w:noProof/>
          <w:sz w:val="24"/>
          <w:szCs w:val="24"/>
        </w:rPr>
        <w:fldChar w:fldCharType="begin"/>
      </w:r>
      <w:r w:rsidR="00737C3C" w:rsidRPr="00725EC0">
        <w:rPr>
          <w:rFonts w:ascii="Arial" w:hAnsi="Arial" w:cs="Arial"/>
          <w:noProof/>
          <w:sz w:val="24"/>
          <w:szCs w:val="24"/>
        </w:rPr>
        <w:instrText xml:space="preserve"> SEQ Tabla \* ARABIC </w:instrText>
      </w:r>
      <w:r w:rsidR="00737C3C" w:rsidRPr="00725EC0">
        <w:rPr>
          <w:rFonts w:ascii="Arial" w:hAnsi="Arial" w:cs="Arial"/>
          <w:noProof/>
          <w:sz w:val="24"/>
          <w:szCs w:val="24"/>
        </w:rPr>
        <w:fldChar w:fldCharType="separate"/>
      </w:r>
      <w:r w:rsidR="0083112C" w:rsidRPr="00725EC0">
        <w:rPr>
          <w:rFonts w:ascii="Arial" w:hAnsi="Arial" w:cs="Arial"/>
          <w:noProof/>
          <w:sz w:val="24"/>
          <w:szCs w:val="24"/>
        </w:rPr>
        <w:t>4</w:t>
      </w:r>
      <w:r w:rsidR="00737C3C" w:rsidRPr="00725EC0">
        <w:rPr>
          <w:rFonts w:ascii="Arial" w:hAnsi="Arial" w:cs="Arial"/>
          <w:noProof/>
          <w:sz w:val="24"/>
          <w:szCs w:val="24"/>
        </w:rPr>
        <w:fldChar w:fldCharType="end"/>
      </w:r>
      <w:r w:rsidRPr="00725EC0">
        <w:rPr>
          <w:rFonts w:ascii="Arial" w:hAnsi="Arial" w:cs="Arial"/>
          <w:sz w:val="24"/>
          <w:szCs w:val="24"/>
        </w:rPr>
        <w:t xml:space="preserve">. </w:t>
      </w:r>
      <w:r w:rsidR="00D87EA1" w:rsidRPr="00725EC0">
        <w:rPr>
          <w:rFonts w:ascii="Arial" w:hAnsi="Arial" w:cs="Arial"/>
          <w:sz w:val="24"/>
          <w:szCs w:val="24"/>
          <w:lang w:val="es-CO"/>
        </w:rPr>
        <w:t xml:space="preserve">Distribución de encuestas según </w:t>
      </w:r>
      <w:r w:rsidR="005A26A7" w:rsidRPr="00725EC0">
        <w:rPr>
          <w:rFonts w:ascii="Arial" w:hAnsi="Arial" w:cs="Arial"/>
          <w:sz w:val="24"/>
          <w:szCs w:val="24"/>
          <w:lang w:val="es-CO"/>
        </w:rPr>
        <w:t>Unidades residenciales</w:t>
      </w:r>
      <w:r w:rsidRPr="00725EC0">
        <w:rPr>
          <w:rFonts w:ascii="Arial" w:hAnsi="Arial" w:cs="Arial"/>
          <w:sz w:val="24"/>
          <w:szCs w:val="24"/>
          <w:lang w:val="es-CO"/>
        </w:rPr>
        <w:t xml:space="preserve"> por </w:t>
      </w:r>
      <w:r w:rsidR="00DC44CB" w:rsidRPr="00725EC0">
        <w:rPr>
          <w:rFonts w:ascii="Arial" w:hAnsi="Arial" w:cs="Arial"/>
          <w:sz w:val="24"/>
          <w:szCs w:val="24"/>
          <w:lang w:val="es-CO"/>
        </w:rPr>
        <w:t>sub</w:t>
      </w:r>
      <w:r w:rsidRPr="00725EC0">
        <w:rPr>
          <w:rFonts w:ascii="Arial" w:hAnsi="Arial" w:cs="Arial"/>
          <w:sz w:val="24"/>
          <w:szCs w:val="24"/>
          <w:lang w:val="es-CO"/>
        </w:rPr>
        <w:t>región</w:t>
      </w:r>
    </w:p>
    <w:bookmarkStart w:id="23" w:name="_MON_1699776716"/>
    <w:bookmarkEnd w:id="23"/>
    <w:p w14:paraId="286AEE0F" w14:textId="78B3C58E" w:rsidR="00865CCB" w:rsidRPr="00725EC0" w:rsidRDefault="00F90833" w:rsidP="002D1241">
      <w:pPr>
        <w:spacing w:line="276" w:lineRule="auto"/>
        <w:jc w:val="center"/>
        <w:rPr>
          <w:rFonts w:ascii="Arial" w:hAnsi="Arial" w:cs="Arial"/>
          <w:sz w:val="20"/>
          <w:szCs w:val="20"/>
          <w:lang w:val="es-CO"/>
        </w:rPr>
      </w:pPr>
      <w:r>
        <w:rPr>
          <w:rFonts w:ascii="Arial" w:hAnsi="Arial" w:cs="Arial"/>
          <w:noProof/>
          <w:sz w:val="20"/>
          <w:szCs w:val="20"/>
          <w:lang w:val="es-CO"/>
        </w:rPr>
        <w:object w:dxaOrig="10616" w:dyaOrig="2764" w14:anchorId="7872B44C">
          <v:shape id="_x0000_i1026" type="#_x0000_t75" alt="" style="width:379.8pt;height:122.4pt;mso-width-percent:0;mso-height-percent:0;mso-width-percent:0;mso-height-percent:0" o:ole="">
            <v:imagedata r:id="rId24" o:title=""/>
          </v:shape>
          <o:OLEObject Type="Embed" ProgID="Excel.Sheet.12" ShapeID="_x0000_i1026" DrawAspect="Content" ObjectID="_1709039448" r:id="rId25"/>
        </w:object>
      </w:r>
    </w:p>
    <w:p w14:paraId="69A71F9C" w14:textId="20F9C0EC" w:rsidR="00840D36" w:rsidRPr="00725EC0" w:rsidRDefault="00840D36" w:rsidP="002D1241">
      <w:pPr>
        <w:spacing w:line="276" w:lineRule="auto"/>
        <w:jc w:val="center"/>
        <w:rPr>
          <w:rFonts w:ascii="Arial" w:hAnsi="Arial" w:cs="Arial"/>
          <w:sz w:val="20"/>
          <w:szCs w:val="20"/>
          <w:lang w:val="es-CO"/>
        </w:rPr>
      </w:pPr>
      <w:r w:rsidRPr="00725EC0">
        <w:rPr>
          <w:rFonts w:ascii="Arial" w:hAnsi="Arial" w:cs="Arial"/>
          <w:sz w:val="20"/>
          <w:szCs w:val="20"/>
          <w:lang w:val="es-CO"/>
        </w:rPr>
        <w:t xml:space="preserve">Fuente: </w:t>
      </w:r>
      <w:r w:rsidR="00D87EA1" w:rsidRPr="00725EC0">
        <w:rPr>
          <w:rFonts w:ascii="Arial" w:hAnsi="Arial" w:cs="Arial"/>
          <w:sz w:val="20"/>
          <w:szCs w:val="20"/>
          <w:lang w:val="es-CO"/>
        </w:rPr>
        <w:t>Elaboración PERS-CAUCA</w:t>
      </w:r>
    </w:p>
    <w:p w14:paraId="0237DB96" w14:textId="0E89C213" w:rsidR="00EE7E60" w:rsidRPr="00725EC0" w:rsidRDefault="004B2E62" w:rsidP="004E71C1">
      <w:pPr>
        <w:spacing w:line="276" w:lineRule="auto"/>
        <w:jc w:val="both"/>
        <w:rPr>
          <w:rFonts w:ascii="Arial" w:hAnsi="Arial" w:cs="Arial"/>
          <w:sz w:val="24"/>
          <w:szCs w:val="24"/>
          <w:lang w:val="es-CO"/>
        </w:rPr>
      </w:pPr>
      <w:r w:rsidRPr="00725EC0">
        <w:rPr>
          <w:rFonts w:ascii="Arial" w:hAnsi="Arial" w:cs="Arial"/>
          <w:sz w:val="24"/>
          <w:szCs w:val="24"/>
          <w:lang w:val="es-CO"/>
        </w:rPr>
        <w:t>En la Tabla</w:t>
      </w:r>
      <w:r w:rsidR="00195D98" w:rsidRPr="00725EC0">
        <w:rPr>
          <w:rFonts w:ascii="Arial" w:hAnsi="Arial" w:cs="Arial"/>
          <w:sz w:val="24"/>
          <w:szCs w:val="24"/>
          <w:lang w:val="es-CO"/>
        </w:rPr>
        <w:t xml:space="preserve"> </w:t>
      </w:r>
      <w:r w:rsidR="00164DB0" w:rsidRPr="00725EC0">
        <w:rPr>
          <w:rFonts w:ascii="Arial" w:hAnsi="Arial" w:cs="Arial"/>
          <w:sz w:val="24"/>
          <w:szCs w:val="24"/>
          <w:lang w:val="es-CO"/>
        </w:rPr>
        <w:t>4</w:t>
      </w:r>
      <w:r w:rsidRPr="00725EC0">
        <w:rPr>
          <w:rFonts w:ascii="Arial" w:hAnsi="Arial" w:cs="Arial"/>
          <w:sz w:val="24"/>
          <w:szCs w:val="24"/>
          <w:lang w:val="es-CO"/>
        </w:rPr>
        <w:t xml:space="preserve"> se muestra la desagregación del facto</w:t>
      </w:r>
      <w:r w:rsidR="00D74D8D" w:rsidRPr="00725EC0">
        <w:rPr>
          <w:rFonts w:ascii="Arial" w:hAnsi="Arial" w:cs="Arial"/>
          <w:sz w:val="24"/>
          <w:szCs w:val="24"/>
          <w:lang w:val="es-CO"/>
        </w:rPr>
        <w:t xml:space="preserve">r de expansión a nivel </w:t>
      </w:r>
      <w:r w:rsidR="00186B44">
        <w:rPr>
          <w:rFonts w:ascii="Arial" w:hAnsi="Arial" w:cs="Arial"/>
          <w:sz w:val="24"/>
          <w:szCs w:val="24"/>
          <w:lang w:val="es-CO"/>
        </w:rPr>
        <w:t>sub</w:t>
      </w:r>
      <w:r w:rsidR="00D74D8D" w:rsidRPr="00725EC0">
        <w:rPr>
          <w:rFonts w:ascii="Arial" w:hAnsi="Arial" w:cs="Arial"/>
          <w:sz w:val="24"/>
          <w:szCs w:val="24"/>
          <w:lang w:val="es-CO"/>
        </w:rPr>
        <w:t>regional.</w:t>
      </w:r>
      <w:r w:rsidRPr="00725EC0">
        <w:rPr>
          <w:rFonts w:ascii="Arial" w:hAnsi="Arial" w:cs="Arial"/>
          <w:sz w:val="24"/>
          <w:szCs w:val="24"/>
          <w:lang w:val="es-CO"/>
        </w:rPr>
        <w:t xml:space="preserve"> </w:t>
      </w:r>
      <w:r w:rsidR="00D74D8D" w:rsidRPr="00725EC0">
        <w:rPr>
          <w:rFonts w:ascii="Arial" w:hAnsi="Arial" w:cs="Arial"/>
          <w:sz w:val="24"/>
          <w:szCs w:val="24"/>
          <w:lang w:val="es-CO"/>
        </w:rPr>
        <w:t>Es</w:t>
      </w:r>
      <w:r w:rsidRPr="00725EC0">
        <w:rPr>
          <w:rFonts w:ascii="Arial" w:hAnsi="Arial" w:cs="Arial"/>
          <w:sz w:val="24"/>
          <w:szCs w:val="24"/>
          <w:lang w:val="es-CO"/>
        </w:rPr>
        <w:t xml:space="preserve"> de notar que al </w:t>
      </w:r>
      <w:r w:rsidR="00D664A3" w:rsidRPr="00725EC0">
        <w:rPr>
          <w:rFonts w:ascii="Arial" w:hAnsi="Arial" w:cs="Arial"/>
          <w:sz w:val="24"/>
          <w:szCs w:val="24"/>
          <w:lang w:val="es-CO"/>
        </w:rPr>
        <w:t>realizar los cálculos</w:t>
      </w:r>
      <w:r w:rsidR="00FB5F93" w:rsidRPr="00725EC0">
        <w:rPr>
          <w:rFonts w:ascii="Arial" w:hAnsi="Arial" w:cs="Arial"/>
          <w:sz w:val="24"/>
          <w:szCs w:val="24"/>
          <w:lang w:val="es-CO"/>
        </w:rPr>
        <w:t>,</w:t>
      </w:r>
      <w:r w:rsidR="00D664A3" w:rsidRPr="00725EC0">
        <w:rPr>
          <w:rFonts w:ascii="Arial" w:hAnsi="Arial" w:cs="Arial"/>
          <w:sz w:val="24"/>
          <w:szCs w:val="24"/>
          <w:lang w:val="es-CO"/>
        </w:rPr>
        <w:t xml:space="preserve"> la suma total de los productos comprende el 99.87% de la población total, esto se debe al margen de error atribuible a las fuentes de información</w:t>
      </w:r>
      <w:r w:rsidR="00FB5F93" w:rsidRPr="00725EC0">
        <w:rPr>
          <w:rFonts w:ascii="Arial" w:hAnsi="Arial" w:cs="Arial"/>
          <w:sz w:val="24"/>
          <w:szCs w:val="24"/>
          <w:lang w:val="es-CO"/>
        </w:rPr>
        <w:t>.</w:t>
      </w:r>
      <w:r w:rsidR="00195D98" w:rsidRPr="00725EC0">
        <w:rPr>
          <w:rFonts w:ascii="Arial" w:hAnsi="Arial" w:cs="Arial"/>
          <w:sz w:val="24"/>
          <w:szCs w:val="24"/>
          <w:lang w:val="es-CO"/>
        </w:rPr>
        <w:t xml:space="preserve"> </w:t>
      </w:r>
      <w:r w:rsidR="00FB5F93" w:rsidRPr="00725EC0">
        <w:rPr>
          <w:rFonts w:ascii="Arial" w:hAnsi="Arial" w:cs="Arial"/>
          <w:sz w:val="24"/>
          <w:szCs w:val="24"/>
          <w:lang w:val="es-CO"/>
        </w:rPr>
        <w:t>No</w:t>
      </w:r>
      <w:r w:rsidR="00EB692D" w:rsidRPr="00725EC0">
        <w:rPr>
          <w:rFonts w:ascii="Arial" w:hAnsi="Arial" w:cs="Arial"/>
          <w:sz w:val="24"/>
          <w:szCs w:val="24"/>
          <w:lang w:val="es-CO"/>
        </w:rPr>
        <w:t xml:space="preserve"> obstante, es importante resaltar que</w:t>
      </w:r>
      <w:r w:rsidR="00195D98" w:rsidRPr="00725EC0">
        <w:rPr>
          <w:rFonts w:ascii="Arial" w:hAnsi="Arial" w:cs="Arial"/>
          <w:sz w:val="24"/>
          <w:szCs w:val="24"/>
          <w:lang w:val="es-CO"/>
        </w:rPr>
        <w:t xml:space="preserve"> al contemplar los intervalos de confianza</w:t>
      </w:r>
      <w:r w:rsidR="00EB692D" w:rsidRPr="00725EC0">
        <w:rPr>
          <w:rFonts w:ascii="Arial" w:hAnsi="Arial" w:cs="Arial"/>
          <w:sz w:val="24"/>
          <w:szCs w:val="24"/>
          <w:lang w:val="es-CO"/>
        </w:rPr>
        <w:t>,</w:t>
      </w:r>
      <w:r w:rsidR="00195D98" w:rsidRPr="00725EC0">
        <w:rPr>
          <w:rFonts w:ascii="Arial" w:hAnsi="Arial" w:cs="Arial"/>
          <w:sz w:val="24"/>
          <w:szCs w:val="24"/>
          <w:lang w:val="es-CO"/>
        </w:rPr>
        <w:t xml:space="preserve"> las estimaciones se asemeja</w:t>
      </w:r>
      <w:r w:rsidR="00EB692D" w:rsidRPr="00725EC0">
        <w:rPr>
          <w:rFonts w:ascii="Arial" w:hAnsi="Arial" w:cs="Arial"/>
          <w:sz w:val="24"/>
          <w:szCs w:val="24"/>
          <w:lang w:val="es-CO"/>
        </w:rPr>
        <w:t xml:space="preserve">rán a los valores poblaciones, </w:t>
      </w:r>
      <w:r w:rsidR="00195D98" w:rsidRPr="00725EC0">
        <w:rPr>
          <w:rFonts w:ascii="Arial" w:hAnsi="Arial" w:cs="Arial"/>
          <w:sz w:val="24"/>
          <w:szCs w:val="24"/>
          <w:lang w:val="es-CO"/>
        </w:rPr>
        <w:t>por lo tanto, el producto del número de encuestas y el factor de expansión no necesariamente coincidirá con la estimación de viviendas residenciales</w:t>
      </w:r>
      <w:r w:rsidR="00D664A3" w:rsidRPr="00725EC0">
        <w:rPr>
          <w:rFonts w:ascii="Arial" w:hAnsi="Arial" w:cs="Arial"/>
          <w:sz w:val="24"/>
          <w:szCs w:val="24"/>
          <w:lang w:val="es-CO"/>
        </w:rPr>
        <w:t xml:space="preserve">. </w:t>
      </w:r>
    </w:p>
    <w:p w14:paraId="2F7F5193" w14:textId="23AEE0E2" w:rsidR="004E71C1" w:rsidRPr="00725EC0" w:rsidRDefault="00D664A3" w:rsidP="004E71C1">
      <w:pPr>
        <w:spacing w:line="276" w:lineRule="auto"/>
        <w:jc w:val="both"/>
        <w:rPr>
          <w:rFonts w:ascii="Arial" w:hAnsi="Arial" w:cs="Arial"/>
          <w:sz w:val="24"/>
          <w:szCs w:val="24"/>
          <w:lang w:val="es-CO"/>
        </w:rPr>
      </w:pPr>
      <w:r w:rsidRPr="00725EC0">
        <w:rPr>
          <w:rFonts w:ascii="Arial" w:hAnsi="Arial" w:cs="Arial"/>
          <w:sz w:val="24"/>
          <w:szCs w:val="24"/>
          <w:lang w:val="es-CO"/>
        </w:rPr>
        <w:t>El c</w:t>
      </w:r>
      <w:r w:rsidR="008B49FD" w:rsidRPr="00725EC0">
        <w:rPr>
          <w:rFonts w:ascii="Arial" w:hAnsi="Arial" w:cs="Arial"/>
          <w:sz w:val="24"/>
          <w:szCs w:val="24"/>
          <w:lang w:val="es-CO"/>
        </w:rPr>
        <w:t>á</w:t>
      </w:r>
      <w:r w:rsidRPr="00725EC0">
        <w:rPr>
          <w:rFonts w:ascii="Arial" w:hAnsi="Arial" w:cs="Arial"/>
          <w:sz w:val="24"/>
          <w:szCs w:val="24"/>
          <w:lang w:val="es-CO"/>
        </w:rPr>
        <w:t xml:space="preserve">lculo de las probabilidades a nivel </w:t>
      </w:r>
      <w:r w:rsidR="00186B44">
        <w:rPr>
          <w:rFonts w:ascii="Arial" w:hAnsi="Arial" w:cs="Arial"/>
          <w:sz w:val="24"/>
          <w:szCs w:val="24"/>
          <w:lang w:val="es-CO"/>
        </w:rPr>
        <w:t>sub</w:t>
      </w:r>
      <w:r w:rsidRPr="00725EC0">
        <w:rPr>
          <w:rFonts w:ascii="Arial" w:hAnsi="Arial" w:cs="Arial"/>
          <w:sz w:val="24"/>
          <w:szCs w:val="24"/>
          <w:lang w:val="es-CO"/>
        </w:rPr>
        <w:t xml:space="preserve">regional no se </w:t>
      </w:r>
      <w:r w:rsidR="00D74D8D" w:rsidRPr="00725EC0">
        <w:rPr>
          <w:rFonts w:ascii="Arial" w:hAnsi="Arial" w:cs="Arial"/>
          <w:sz w:val="24"/>
          <w:szCs w:val="24"/>
          <w:lang w:val="es-CO"/>
        </w:rPr>
        <w:t>puede</w:t>
      </w:r>
      <w:r w:rsidRPr="00725EC0">
        <w:rPr>
          <w:rFonts w:ascii="Arial" w:hAnsi="Arial" w:cs="Arial"/>
          <w:sz w:val="24"/>
          <w:szCs w:val="24"/>
          <w:lang w:val="es-CO"/>
        </w:rPr>
        <w:t xml:space="preserve"> realizar de la misma forma en las que se realizan a nivel municipal</w:t>
      </w:r>
      <w:r w:rsidR="00BC2451" w:rsidRPr="00725EC0">
        <w:rPr>
          <w:rFonts w:ascii="Arial" w:hAnsi="Arial" w:cs="Arial"/>
          <w:sz w:val="24"/>
          <w:szCs w:val="24"/>
          <w:lang w:val="es-CO"/>
        </w:rPr>
        <w:t xml:space="preserve">, en el </w:t>
      </w:r>
      <w:r w:rsidR="00BC2451" w:rsidRPr="00725EC0">
        <w:rPr>
          <w:rFonts w:ascii="Arial" w:hAnsi="Arial" w:cs="Arial"/>
          <w:i/>
          <w:sz w:val="24"/>
          <w:szCs w:val="24"/>
          <w:lang w:val="es-CO"/>
        </w:rPr>
        <w:t>anexo 1</w:t>
      </w:r>
      <w:r w:rsidR="00BC2451" w:rsidRPr="00725EC0">
        <w:rPr>
          <w:rFonts w:ascii="Arial" w:hAnsi="Arial" w:cs="Arial"/>
          <w:sz w:val="24"/>
          <w:szCs w:val="24"/>
          <w:lang w:val="es-CO"/>
        </w:rPr>
        <w:t xml:space="preserve"> se agregan los resultados municipales como una referencia para la definición en el trabajo de campo de cuáles podrían ser los municipios en los que se podría centrar el levantamiento de información, sin embargo, será muy importante que se tenga información por subregiones de acuerdo con los tamaños muestrales definidos en la tabla 3</w:t>
      </w:r>
      <w:r w:rsidRPr="00725EC0">
        <w:rPr>
          <w:rFonts w:ascii="Arial" w:hAnsi="Arial" w:cs="Arial"/>
          <w:sz w:val="24"/>
          <w:szCs w:val="24"/>
          <w:lang w:val="es-CO"/>
        </w:rPr>
        <w:t>.</w:t>
      </w:r>
    </w:p>
    <w:p w14:paraId="02A83AF9" w14:textId="06F6012B" w:rsidR="00B40816" w:rsidRPr="00725EC0" w:rsidRDefault="00B40816" w:rsidP="00B40816">
      <w:pPr>
        <w:spacing w:line="276" w:lineRule="auto"/>
        <w:jc w:val="both"/>
        <w:rPr>
          <w:rFonts w:ascii="Arial" w:hAnsi="Arial" w:cs="Arial"/>
          <w:sz w:val="24"/>
          <w:szCs w:val="24"/>
          <w:lang w:val="es-ES_tradnl"/>
        </w:rPr>
      </w:pPr>
      <w:r w:rsidRPr="00725EC0">
        <w:rPr>
          <w:rFonts w:ascii="Arial" w:hAnsi="Arial" w:cs="Arial"/>
          <w:sz w:val="24"/>
          <w:szCs w:val="24"/>
          <w:lang w:val="es-ES_tradnl"/>
        </w:rPr>
        <w:t xml:space="preserve">Con la finalidad de garantizar la representatividad de las </w:t>
      </w:r>
      <w:r w:rsidR="00186B44">
        <w:rPr>
          <w:rFonts w:ascii="Arial" w:hAnsi="Arial" w:cs="Arial"/>
          <w:sz w:val="24"/>
          <w:szCs w:val="24"/>
          <w:lang w:val="es-ES_tradnl"/>
        </w:rPr>
        <w:t>sub</w:t>
      </w:r>
      <w:r w:rsidRPr="00725EC0">
        <w:rPr>
          <w:rFonts w:ascii="Arial" w:hAnsi="Arial" w:cs="Arial"/>
          <w:sz w:val="24"/>
          <w:szCs w:val="24"/>
          <w:lang w:val="es-ES_tradnl"/>
        </w:rPr>
        <w:t xml:space="preserve">regiones, es de suma importancia que en aquellos lugares en donde se asignó más de 100 encuestas, estas </w:t>
      </w:r>
      <w:r w:rsidR="00EE7E60" w:rsidRPr="00725EC0">
        <w:rPr>
          <w:rFonts w:ascii="Arial" w:hAnsi="Arial" w:cs="Arial"/>
          <w:sz w:val="24"/>
          <w:szCs w:val="24"/>
          <w:lang w:val="es-ES_tradnl"/>
        </w:rPr>
        <w:t xml:space="preserve">efectivamente </w:t>
      </w:r>
      <w:r w:rsidRPr="00725EC0">
        <w:rPr>
          <w:rFonts w:ascii="Arial" w:hAnsi="Arial" w:cs="Arial"/>
          <w:sz w:val="24"/>
          <w:szCs w:val="24"/>
          <w:lang w:val="es-ES_tradnl"/>
        </w:rPr>
        <w:t xml:space="preserve">se lleven a cabo, entendiendo que en las condiciones logísticas se podrán redistribuir de manera aleatoria aquellas asignaciones estadísticamente no significativas.  </w:t>
      </w:r>
    </w:p>
    <w:p w14:paraId="0AEB18C9" w14:textId="27722C45" w:rsidR="00B40816" w:rsidRPr="00725EC0" w:rsidRDefault="00EE7E60" w:rsidP="00B40816">
      <w:pPr>
        <w:spacing w:line="276" w:lineRule="auto"/>
        <w:jc w:val="both"/>
        <w:rPr>
          <w:rFonts w:ascii="Arial" w:hAnsi="Arial" w:cs="Arial"/>
          <w:sz w:val="24"/>
          <w:szCs w:val="24"/>
          <w:lang w:val="es-ES_tradnl"/>
        </w:rPr>
      </w:pPr>
      <w:r w:rsidRPr="00725EC0">
        <w:rPr>
          <w:rFonts w:ascii="Arial" w:hAnsi="Arial" w:cs="Arial"/>
          <w:sz w:val="24"/>
          <w:szCs w:val="24"/>
          <w:lang w:val="es-ES_tradnl"/>
        </w:rPr>
        <w:t>El f</w:t>
      </w:r>
      <w:r w:rsidR="00B40816" w:rsidRPr="00725EC0">
        <w:rPr>
          <w:rFonts w:ascii="Arial" w:hAnsi="Arial" w:cs="Arial"/>
          <w:sz w:val="24"/>
          <w:szCs w:val="24"/>
          <w:lang w:val="es-ES_tradnl"/>
        </w:rPr>
        <w:t>actor de expansión corresponde a la asignación de las probabilidades de elegir cada elemento de la población según las características as</w:t>
      </w:r>
      <w:r w:rsidRPr="00725EC0">
        <w:rPr>
          <w:rFonts w:ascii="Arial" w:hAnsi="Arial" w:cs="Arial"/>
          <w:sz w:val="24"/>
          <w:szCs w:val="24"/>
          <w:lang w:val="es-ES_tradnl"/>
        </w:rPr>
        <w:t>ociadas al objetivo del estudio.</w:t>
      </w:r>
      <w:r w:rsidR="00B40816" w:rsidRPr="00725EC0">
        <w:rPr>
          <w:rFonts w:ascii="Arial" w:hAnsi="Arial" w:cs="Arial"/>
          <w:sz w:val="24"/>
          <w:szCs w:val="24"/>
          <w:lang w:val="es-ES_tradnl"/>
        </w:rPr>
        <w:t xml:space="preserve"> </w:t>
      </w:r>
      <w:r w:rsidRPr="00725EC0">
        <w:rPr>
          <w:rFonts w:ascii="Arial" w:hAnsi="Arial" w:cs="Arial"/>
          <w:sz w:val="24"/>
          <w:szCs w:val="24"/>
          <w:lang w:val="es-ES_tradnl"/>
        </w:rPr>
        <w:t>Hay que tener en cuenta que para el cálculo se utiliza el teorema de Bayes, el cual estará anidado a la población objeto de estudio y a la asignación muestral. Por tanto,</w:t>
      </w:r>
      <w:r w:rsidR="00B40816" w:rsidRPr="00725EC0">
        <w:rPr>
          <w:rFonts w:ascii="Arial" w:hAnsi="Arial" w:cs="Arial"/>
          <w:sz w:val="24"/>
          <w:szCs w:val="24"/>
          <w:lang w:val="es-ES_tradnl"/>
        </w:rPr>
        <w:t xml:space="preserve"> </w:t>
      </w:r>
      <w:r w:rsidRPr="00725EC0">
        <w:rPr>
          <w:rFonts w:ascii="Arial" w:hAnsi="Arial" w:cs="Arial"/>
          <w:sz w:val="24"/>
          <w:szCs w:val="24"/>
          <w:lang w:val="es-ES_tradnl"/>
        </w:rPr>
        <w:t xml:space="preserve">en este caso </w:t>
      </w:r>
      <w:r w:rsidR="00B40816" w:rsidRPr="00725EC0">
        <w:rPr>
          <w:rFonts w:ascii="Arial" w:hAnsi="Arial" w:cs="Arial"/>
          <w:sz w:val="24"/>
          <w:szCs w:val="24"/>
          <w:lang w:val="es-ES_tradnl"/>
        </w:rPr>
        <w:t xml:space="preserve">siempre se realizará como la fracción de uno sobre la probabilidad de las viviendas de las zonas rurales del departamento del Cauca dado que no tienen acceso a energía eléctrica. </w:t>
      </w:r>
    </w:p>
    <w:p w14:paraId="0CA3CAD0" w14:textId="77777777" w:rsidR="00B40816" w:rsidRPr="00725EC0" w:rsidRDefault="00B40816" w:rsidP="004E71C1">
      <w:pPr>
        <w:spacing w:line="276" w:lineRule="auto"/>
        <w:jc w:val="both"/>
        <w:rPr>
          <w:rFonts w:ascii="Arial" w:hAnsi="Arial" w:cs="Arial"/>
          <w:sz w:val="24"/>
          <w:szCs w:val="24"/>
          <w:lang w:val="es-CO"/>
        </w:rPr>
      </w:pPr>
    </w:p>
    <w:p w14:paraId="34CCAC38" w14:textId="001C60DF" w:rsidR="00CF2555" w:rsidRPr="00725EC0" w:rsidRDefault="00CF2555" w:rsidP="004E71C1">
      <w:pPr>
        <w:pStyle w:val="Ttulo2"/>
        <w:numPr>
          <w:ilvl w:val="1"/>
          <w:numId w:val="9"/>
        </w:numPr>
        <w:rPr>
          <w:rFonts w:cs="Arial"/>
          <w:szCs w:val="24"/>
          <w:lang w:val="es-CO"/>
        </w:rPr>
      </w:pPr>
      <w:r w:rsidRPr="00725EC0">
        <w:rPr>
          <w:rFonts w:cs="Arial"/>
          <w:lang w:val="es-CO"/>
        </w:rPr>
        <w:t xml:space="preserve">Definición del </w:t>
      </w:r>
      <w:r w:rsidR="004E71C1" w:rsidRPr="00725EC0">
        <w:rPr>
          <w:rFonts w:cs="Arial"/>
          <w:lang w:val="es-CO"/>
        </w:rPr>
        <w:t>muestreo para las unidades no residenciales</w:t>
      </w:r>
    </w:p>
    <w:p w14:paraId="2AF7A5E1" w14:textId="73B8FB33" w:rsidR="00CF2555" w:rsidRPr="00725EC0" w:rsidRDefault="00EE7E60" w:rsidP="00CF2555">
      <w:pPr>
        <w:spacing w:line="276" w:lineRule="auto"/>
        <w:jc w:val="both"/>
        <w:rPr>
          <w:rFonts w:ascii="Arial" w:hAnsi="Arial" w:cs="Arial"/>
          <w:sz w:val="24"/>
          <w:szCs w:val="24"/>
          <w:lang w:val="es-CO"/>
        </w:rPr>
      </w:pPr>
      <w:r w:rsidRPr="00725EC0">
        <w:rPr>
          <w:rFonts w:ascii="Arial" w:hAnsi="Arial" w:cs="Arial"/>
          <w:sz w:val="24"/>
          <w:szCs w:val="24"/>
          <w:lang w:val="es-CO"/>
        </w:rPr>
        <w:t>Para</w:t>
      </w:r>
      <w:r w:rsidR="00CF2555" w:rsidRPr="00725EC0">
        <w:rPr>
          <w:rFonts w:ascii="Arial" w:hAnsi="Arial" w:cs="Arial"/>
          <w:sz w:val="24"/>
          <w:szCs w:val="24"/>
          <w:lang w:val="es-CO"/>
        </w:rPr>
        <w:t xml:space="preserve"> las unidades no residenciales presentes en el territorio departamental, con base en el Sistema Único de Información de Servicios Públicos (SUI), se obtuvo una aproximación de la distribución de estas unidades por sector y subregión. Como se mencionó en el apartado del marco muestral, en 2021 estaban suscritas en el SUI 15.815 unidades comerciales, 2.141 industrias y 7</w:t>
      </w:r>
      <w:r w:rsidRPr="00725EC0">
        <w:rPr>
          <w:rFonts w:ascii="Arial" w:hAnsi="Arial" w:cs="Arial"/>
          <w:sz w:val="24"/>
          <w:szCs w:val="24"/>
          <w:lang w:val="es-CO"/>
        </w:rPr>
        <w:t>.</w:t>
      </w:r>
      <w:r w:rsidR="00CF2555" w:rsidRPr="00725EC0">
        <w:rPr>
          <w:rFonts w:ascii="Arial" w:hAnsi="Arial" w:cs="Arial"/>
          <w:sz w:val="24"/>
          <w:szCs w:val="24"/>
          <w:lang w:val="es-CO"/>
        </w:rPr>
        <w:t xml:space="preserve">129 unidades institucionales de carácter oficial y público. Además, en la subregión norte y centro se concentraron la mayoría de estas unidades. </w:t>
      </w:r>
    </w:p>
    <w:p w14:paraId="79A371CA" w14:textId="5C67ADC6" w:rsidR="00CF2555" w:rsidRPr="00725EC0" w:rsidRDefault="00CF2555" w:rsidP="00CF2555">
      <w:pPr>
        <w:jc w:val="both"/>
        <w:rPr>
          <w:rFonts w:ascii="Arial" w:hAnsi="Arial" w:cs="Arial"/>
          <w:sz w:val="24"/>
          <w:szCs w:val="24"/>
          <w:lang w:val="es-ES_tradnl"/>
        </w:rPr>
      </w:pPr>
      <w:r w:rsidRPr="00725EC0">
        <w:rPr>
          <w:rFonts w:ascii="Arial" w:hAnsi="Arial" w:cs="Arial"/>
          <w:sz w:val="24"/>
          <w:szCs w:val="24"/>
          <w:lang w:val="es-CO"/>
        </w:rPr>
        <w:t>Para establecer un tamaño de muestra adecuado</w:t>
      </w:r>
      <w:r w:rsidR="00EE7E60" w:rsidRPr="00725EC0">
        <w:rPr>
          <w:rFonts w:ascii="Arial" w:hAnsi="Arial" w:cs="Arial"/>
          <w:sz w:val="24"/>
          <w:szCs w:val="24"/>
          <w:lang w:val="es-CO"/>
        </w:rPr>
        <w:t>,</w:t>
      </w:r>
      <w:r w:rsidRPr="00725EC0">
        <w:rPr>
          <w:rFonts w:ascii="Arial" w:hAnsi="Arial" w:cs="Arial"/>
          <w:sz w:val="24"/>
          <w:szCs w:val="24"/>
          <w:lang w:val="es-CO"/>
        </w:rPr>
        <w:t xml:space="preserve"> es necesario tener un marco muestral de referencia para definir los estadísticos </w:t>
      </w:r>
      <w:r w:rsidR="002A0248" w:rsidRPr="00725EC0">
        <w:rPr>
          <w:rFonts w:ascii="Arial" w:hAnsi="Arial" w:cs="Arial"/>
          <w:sz w:val="24"/>
          <w:szCs w:val="24"/>
          <w:lang w:val="es-CO"/>
        </w:rPr>
        <w:t>después de realizar el</w:t>
      </w:r>
      <w:r w:rsidRPr="00725EC0">
        <w:rPr>
          <w:rFonts w:ascii="Arial" w:hAnsi="Arial" w:cs="Arial"/>
          <w:sz w:val="24"/>
          <w:szCs w:val="24"/>
          <w:lang w:val="es-CO"/>
        </w:rPr>
        <w:t xml:space="preserve"> muestreo</w:t>
      </w:r>
      <w:r w:rsidR="002A0248" w:rsidRPr="00725EC0">
        <w:rPr>
          <w:rFonts w:ascii="Arial" w:hAnsi="Arial" w:cs="Arial"/>
          <w:sz w:val="24"/>
          <w:szCs w:val="24"/>
          <w:lang w:val="es-CO"/>
        </w:rPr>
        <w:t>;</w:t>
      </w:r>
      <w:r w:rsidRPr="00725EC0">
        <w:rPr>
          <w:rFonts w:ascii="Arial" w:hAnsi="Arial" w:cs="Arial"/>
          <w:sz w:val="24"/>
          <w:szCs w:val="24"/>
          <w:lang w:val="es-CO"/>
        </w:rPr>
        <w:t xml:space="preserve"> información que en el momento es insuficiente dado que se requeriría de un Censo Nacional o Departamental Económico que permitiera fijar los estándares para la distribución de la muestra. </w:t>
      </w:r>
      <w:r w:rsidR="002A0248" w:rsidRPr="00725EC0">
        <w:rPr>
          <w:rFonts w:ascii="Arial" w:hAnsi="Arial" w:cs="Arial"/>
          <w:sz w:val="24"/>
          <w:szCs w:val="24"/>
          <w:lang w:val="es-CO"/>
        </w:rPr>
        <w:t>De esta forma</w:t>
      </w:r>
      <w:r w:rsidRPr="00725EC0">
        <w:rPr>
          <w:rFonts w:ascii="Arial" w:hAnsi="Arial" w:cs="Arial"/>
          <w:sz w:val="24"/>
          <w:szCs w:val="24"/>
          <w:lang w:val="es-CO"/>
        </w:rPr>
        <w:t xml:space="preserve">, </w:t>
      </w:r>
      <w:r w:rsidRPr="00725EC0">
        <w:rPr>
          <w:rFonts w:ascii="Arial" w:hAnsi="Arial" w:cs="Arial"/>
          <w:sz w:val="24"/>
          <w:szCs w:val="24"/>
          <w:lang w:val="es-ES_tradnl"/>
        </w:rPr>
        <w:t>como parte integral del PERS y siguiendo la estructura y desarrollo de experiencias de otros departamentos</w:t>
      </w:r>
      <w:r w:rsidR="00EE7E60" w:rsidRPr="00725EC0">
        <w:rPr>
          <w:rFonts w:ascii="Arial" w:hAnsi="Arial" w:cs="Arial"/>
          <w:sz w:val="24"/>
          <w:szCs w:val="24"/>
          <w:lang w:val="es-ES_tradnl"/>
        </w:rPr>
        <w:t>,</w:t>
      </w:r>
      <w:r w:rsidRPr="00725EC0">
        <w:rPr>
          <w:rFonts w:ascii="Arial" w:hAnsi="Arial" w:cs="Arial"/>
          <w:sz w:val="24"/>
          <w:szCs w:val="24"/>
          <w:lang w:val="es-ES_tradnl"/>
        </w:rPr>
        <w:t xml:space="preserve"> se planteó en paralelo la recolección de muestra asociadas a fuentes industriales, institucionales y comerciales, en ese sentido se planeó un muestreo aleatorio </w:t>
      </w:r>
      <w:r w:rsidR="002A0248" w:rsidRPr="00725EC0">
        <w:rPr>
          <w:rFonts w:ascii="Arial" w:hAnsi="Arial" w:cs="Arial"/>
          <w:sz w:val="24"/>
          <w:szCs w:val="24"/>
          <w:lang w:val="es-ES_tradnl"/>
        </w:rPr>
        <w:t>estratificado</w:t>
      </w:r>
      <w:r w:rsidRPr="00725EC0">
        <w:rPr>
          <w:rFonts w:ascii="Arial" w:hAnsi="Arial" w:cs="Arial"/>
          <w:sz w:val="24"/>
          <w:szCs w:val="24"/>
          <w:lang w:val="es-ES_tradnl"/>
        </w:rPr>
        <w:t xml:space="preserve"> con asignación proporcional. </w:t>
      </w:r>
      <w:r w:rsidR="002A0248" w:rsidRPr="00725EC0">
        <w:rPr>
          <w:rFonts w:ascii="Arial" w:hAnsi="Arial" w:cs="Arial"/>
          <w:sz w:val="24"/>
          <w:szCs w:val="24"/>
          <w:lang w:val="es-ES_tradnl"/>
        </w:rPr>
        <w:t>Al contar</w:t>
      </w:r>
      <w:r w:rsidRPr="00725EC0">
        <w:rPr>
          <w:rFonts w:ascii="Arial" w:hAnsi="Arial" w:cs="Arial"/>
          <w:sz w:val="24"/>
          <w:szCs w:val="24"/>
          <w:lang w:val="es-ES_tradnl"/>
        </w:rPr>
        <w:t xml:space="preserve"> con poblaciones finitas </w:t>
      </w:r>
      <w:r w:rsidR="002A0248" w:rsidRPr="00725EC0">
        <w:rPr>
          <w:rFonts w:ascii="Arial" w:hAnsi="Arial" w:cs="Arial"/>
          <w:sz w:val="24"/>
          <w:szCs w:val="24"/>
          <w:lang w:val="es-ES_tradnl"/>
        </w:rPr>
        <w:t>se asumirá</w:t>
      </w:r>
      <w:r w:rsidRPr="00725EC0">
        <w:rPr>
          <w:rFonts w:ascii="Arial" w:hAnsi="Arial" w:cs="Arial"/>
          <w:sz w:val="24"/>
          <w:szCs w:val="24"/>
          <w:lang w:val="es-ES_tradnl"/>
        </w:rPr>
        <w:t xml:space="preserve"> la siguiente estructura:</w:t>
      </w:r>
    </w:p>
    <w:p w14:paraId="0E515669" w14:textId="77777777" w:rsidR="00CF2555" w:rsidRPr="00725EC0" w:rsidRDefault="00CF2555" w:rsidP="00CF2555">
      <w:pPr>
        <w:jc w:val="both"/>
        <w:rPr>
          <w:rFonts w:ascii="Arial" w:eastAsiaTheme="minorEastAsia" w:hAnsi="Arial" w:cs="Arial"/>
          <w:lang w:val="es-ES_tradnl"/>
        </w:rPr>
      </w:pPr>
      <m:oMathPara>
        <m:oMath>
          <m:r>
            <w:rPr>
              <w:rFonts w:ascii="Cambria Math" w:hAnsi="Cambria Math" w:cs="Arial"/>
              <w:lang w:val="es-ES_tradnl"/>
            </w:rPr>
            <m:t>n=</m:t>
          </m:r>
          <m:f>
            <m:fPr>
              <m:ctrlPr>
                <w:rPr>
                  <w:rFonts w:ascii="Cambria Math" w:hAnsi="Cambria Math" w:cs="Arial"/>
                  <w:i/>
                  <w:lang w:val="es-ES_tradnl"/>
                </w:rPr>
              </m:ctrlPr>
            </m:fPr>
            <m:num>
              <m:r>
                <w:rPr>
                  <w:rFonts w:ascii="Cambria Math" w:hAnsi="Cambria Math" w:cs="Arial"/>
                  <w:lang w:val="es-ES_tradnl"/>
                </w:rPr>
                <m:t>N*</m:t>
              </m:r>
              <m:sSubSup>
                <m:sSubSupPr>
                  <m:ctrlPr>
                    <w:rPr>
                      <w:rFonts w:ascii="Cambria Math" w:hAnsi="Cambria Math" w:cs="Arial"/>
                      <w:i/>
                      <w:lang w:val="es-ES_tradnl"/>
                    </w:rPr>
                  </m:ctrlPr>
                </m:sSubSupPr>
                <m:e>
                  <m:r>
                    <w:rPr>
                      <w:rFonts w:ascii="Cambria Math" w:hAnsi="Cambria Math" w:cs="Arial"/>
                      <w:lang w:val="es-ES_tradnl"/>
                    </w:rPr>
                    <m:t>Z</m:t>
                  </m:r>
                </m:e>
                <m:sub>
                  <m:r>
                    <w:rPr>
                      <w:rFonts w:ascii="Cambria Math" w:hAnsi="Cambria Math" w:cs="Arial"/>
                      <w:lang w:val="es-ES_tradnl"/>
                    </w:rPr>
                    <m:t>α</m:t>
                  </m:r>
                </m:sub>
                <m:sup>
                  <m:r>
                    <w:rPr>
                      <w:rFonts w:ascii="Cambria Math" w:hAnsi="Cambria Math" w:cs="Arial"/>
                      <w:lang w:val="es-ES_tradnl"/>
                    </w:rPr>
                    <m:t>2</m:t>
                  </m:r>
                </m:sup>
              </m:sSubSup>
              <m:r>
                <w:rPr>
                  <w:rFonts w:ascii="Cambria Math" w:hAnsi="Cambria Math" w:cs="Arial"/>
                  <w:lang w:val="es-ES_tradnl"/>
                </w:rPr>
                <m:t>*p*q</m:t>
              </m:r>
            </m:num>
            <m:den>
              <m:sSup>
                <m:sSupPr>
                  <m:ctrlPr>
                    <w:rPr>
                      <w:rFonts w:ascii="Cambria Math" w:hAnsi="Cambria Math" w:cs="Arial"/>
                      <w:i/>
                      <w:lang w:val="es-ES_tradnl"/>
                    </w:rPr>
                  </m:ctrlPr>
                </m:sSupPr>
                <m:e>
                  <m:r>
                    <w:rPr>
                      <w:rFonts w:ascii="Cambria Math" w:hAnsi="Cambria Math" w:cs="Arial"/>
                      <w:lang w:val="es-ES_tradnl"/>
                    </w:rPr>
                    <m:t>e</m:t>
                  </m:r>
                </m:e>
                <m:sup>
                  <m:r>
                    <w:rPr>
                      <w:rFonts w:ascii="Cambria Math" w:hAnsi="Cambria Math" w:cs="Arial"/>
                      <w:lang w:val="es-ES_tradnl"/>
                    </w:rPr>
                    <m:t>2</m:t>
                  </m:r>
                </m:sup>
              </m:sSup>
              <m:r>
                <w:rPr>
                  <w:rFonts w:ascii="Cambria Math" w:hAnsi="Cambria Math" w:cs="Arial"/>
                  <w:lang w:val="es-ES_tradnl"/>
                </w:rPr>
                <m:t>*</m:t>
              </m:r>
              <m:d>
                <m:dPr>
                  <m:ctrlPr>
                    <w:rPr>
                      <w:rFonts w:ascii="Cambria Math" w:hAnsi="Cambria Math" w:cs="Arial"/>
                      <w:i/>
                      <w:lang w:val="es-ES_tradnl"/>
                    </w:rPr>
                  </m:ctrlPr>
                </m:dPr>
                <m:e>
                  <m:r>
                    <w:rPr>
                      <w:rFonts w:ascii="Cambria Math" w:hAnsi="Cambria Math" w:cs="Arial"/>
                      <w:lang w:val="es-ES_tradnl"/>
                    </w:rPr>
                    <m:t>N-1</m:t>
                  </m:r>
                </m:e>
              </m:d>
              <m:r>
                <w:rPr>
                  <w:rFonts w:ascii="Cambria Math" w:hAnsi="Cambria Math" w:cs="Arial"/>
                  <w:lang w:val="es-ES_tradnl"/>
                </w:rPr>
                <m:t>+</m:t>
              </m:r>
              <m:sSubSup>
                <m:sSubSupPr>
                  <m:ctrlPr>
                    <w:rPr>
                      <w:rFonts w:ascii="Cambria Math" w:hAnsi="Cambria Math" w:cs="Arial"/>
                      <w:i/>
                      <w:lang w:val="es-ES_tradnl"/>
                    </w:rPr>
                  </m:ctrlPr>
                </m:sSubSupPr>
                <m:e>
                  <m:r>
                    <w:rPr>
                      <w:rFonts w:ascii="Cambria Math" w:hAnsi="Cambria Math" w:cs="Arial"/>
                      <w:lang w:val="es-ES_tradnl"/>
                    </w:rPr>
                    <m:t>Z</m:t>
                  </m:r>
                </m:e>
                <m:sub>
                  <m:r>
                    <w:rPr>
                      <w:rFonts w:ascii="Cambria Math" w:hAnsi="Cambria Math" w:cs="Arial"/>
                      <w:lang w:val="es-ES_tradnl"/>
                    </w:rPr>
                    <m:t>α</m:t>
                  </m:r>
                </m:sub>
                <m:sup>
                  <m:r>
                    <w:rPr>
                      <w:rFonts w:ascii="Cambria Math" w:hAnsi="Cambria Math" w:cs="Arial"/>
                      <w:lang w:val="es-ES_tradnl"/>
                    </w:rPr>
                    <m:t>2</m:t>
                  </m:r>
                </m:sup>
              </m:sSubSup>
              <m:r>
                <w:rPr>
                  <w:rFonts w:ascii="Cambria Math" w:hAnsi="Cambria Math" w:cs="Arial"/>
                  <w:lang w:val="es-ES_tradnl"/>
                </w:rPr>
                <m:t>*p*q</m:t>
              </m:r>
            </m:den>
          </m:f>
        </m:oMath>
      </m:oMathPara>
    </w:p>
    <w:p w14:paraId="616CAFB7" w14:textId="77777777" w:rsidR="00CF2555" w:rsidRPr="00725EC0" w:rsidRDefault="00CF2555" w:rsidP="00CF2555">
      <w:pPr>
        <w:jc w:val="both"/>
        <w:rPr>
          <w:rFonts w:ascii="Arial" w:eastAsiaTheme="minorEastAsia" w:hAnsi="Arial" w:cs="Arial"/>
          <w:lang w:val="es-ES_tradnl"/>
        </w:rPr>
      </w:pPr>
    </w:p>
    <w:p w14:paraId="219DFAD1" w14:textId="77777777" w:rsidR="00CF2555" w:rsidRPr="00725EC0" w:rsidRDefault="00CF2555" w:rsidP="00CF2555">
      <w:pPr>
        <w:pStyle w:val="Prrafodelista"/>
        <w:numPr>
          <w:ilvl w:val="0"/>
          <w:numId w:val="11"/>
        </w:numPr>
        <w:spacing w:after="0" w:line="240" w:lineRule="auto"/>
        <w:jc w:val="both"/>
        <w:rPr>
          <w:rFonts w:ascii="Arial" w:eastAsiaTheme="minorEastAsia" w:hAnsi="Arial" w:cs="Arial"/>
          <w:lang w:val="es-ES_tradnl"/>
        </w:rPr>
      </w:pPr>
      <m:oMath>
        <m:r>
          <w:rPr>
            <w:rFonts w:ascii="Cambria Math" w:eastAsiaTheme="minorEastAsia" w:hAnsi="Cambria Math" w:cs="Arial"/>
            <w:lang w:val="es-ES_tradnl"/>
          </w:rPr>
          <m:t>n=</m:t>
        </m:r>
      </m:oMath>
      <w:r w:rsidRPr="00725EC0">
        <w:rPr>
          <w:rFonts w:ascii="Arial" w:eastAsiaTheme="minorEastAsia" w:hAnsi="Arial" w:cs="Arial"/>
          <w:lang w:val="es-ES_tradnl"/>
        </w:rPr>
        <w:t xml:space="preserve"> tamaño de muestra buscado.</w:t>
      </w:r>
    </w:p>
    <w:p w14:paraId="44ABD6A7" w14:textId="77777777" w:rsidR="00CF2555" w:rsidRPr="00725EC0" w:rsidRDefault="00CF2555" w:rsidP="00CF2555">
      <w:pPr>
        <w:pStyle w:val="Prrafodelista"/>
        <w:numPr>
          <w:ilvl w:val="0"/>
          <w:numId w:val="11"/>
        </w:numPr>
        <w:spacing w:after="0" w:line="240" w:lineRule="auto"/>
        <w:jc w:val="both"/>
        <w:rPr>
          <w:rFonts w:ascii="Arial" w:eastAsiaTheme="minorEastAsia" w:hAnsi="Arial" w:cs="Arial"/>
          <w:lang w:val="es-ES_tradnl"/>
        </w:rPr>
      </w:pPr>
      <m:oMath>
        <m:r>
          <w:rPr>
            <w:rFonts w:ascii="Cambria Math" w:eastAsiaTheme="minorEastAsia" w:hAnsi="Cambria Math" w:cs="Arial"/>
            <w:lang w:val="es-ES_tradnl"/>
          </w:rPr>
          <m:t xml:space="preserve">N= </m:t>
        </m:r>
      </m:oMath>
      <w:r w:rsidRPr="00725EC0">
        <w:rPr>
          <w:rFonts w:ascii="Arial" w:eastAsiaTheme="minorEastAsia" w:hAnsi="Arial" w:cs="Arial"/>
          <w:lang w:val="es-ES_tradnl"/>
        </w:rPr>
        <w:t>Tamaño de la Población objeto de estudio</w:t>
      </w:r>
    </w:p>
    <w:p w14:paraId="0F569D63" w14:textId="77777777" w:rsidR="00CF2555" w:rsidRPr="00725EC0" w:rsidRDefault="00CF2555" w:rsidP="00CF2555">
      <w:pPr>
        <w:pStyle w:val="Prrafodelista"/>
        <w:numPr>
          <w:ilvl w:val="0"/>
          <w:numId w:val="11"/>
        </w:numPr>
        <w:spacing w:after="0" w:line="240" w:lineRule="auto"/>
        <w:jc w:val="both"/>
        <w:rPr>
          <w:rFonts w:ascii="Arial" w:hAnsi="Arial" w:cs="Arial"/>
        </w:rPr>
      </w:pPr>
      <m:oMath>
        <m:r>
          <w:rPr>
            <w:rFonts w:ascii="Cambria Math" w:eastAsiaTheme="minorEastAsia" w:hAnsi="Cambria Math" w:cs="Arial"/>
            <w:lang w:val="es-ES_tradnl"/>
          </w:rPr>
          <m:t>Z =</m:t>
        </m:r>
      </m:oMath>
      <w:r w:rsidRPr="00725EC0">
        <w:rPr>
          <w:rFonts w:ascii="Arial" w:eastAsiaTheme="minorEastAsia" w:hAnsi="Arial" w:cs="Arial"/>
          <w:lang w:val="es-ES_tradnl"/>
        </w:rPr>
        <w:t xml:space="preserve"> </w:t>
      </w:r>
      <w:r w:rsidRPr="00725EC0">
        <w:rPr>
          <w:rFonts w:ascii="Arial" w:hAnsi="Arial" w:cs="Arial"/>
        </w:rPr>
        <w:t>Estadístico que define el nivel de confianza deseado basado en la distribución normal estándar. Asumimos varias opciones, al 90% y 95% cuyos valores son 1,64 y 1,96 respectivamente.</w:t>
      </w:r>
    </w:p>
    <w:p w14:paraId="08E094D8" w14:textId="77777777" w:rsidR="00CF2555" w:rsidRPr="00725EC0" w:rsidRDefault="00CF2555" w:rsidP="00CF2555">
      <w:pPr>
        <w:pStyle w:val="Prrafodelista"/>
        <w:numPr>
          <w:ilvl w:val="0"/>
          <w:numId w:val="11"/>
        </w:numPr>
        <w:spacing w:after="0" w:line="240" w:lineRule="auto"/>
        <w:jc w:val="both"/>
        <w:rPr>
          <w:rFonts w:ascii="Arial" w:hAnsi="Arial" w:cs="Arial"/>
        </w:rPr>
      </w:pPr>
      <m:oMath>
        <m:r>
          <w:rPr>
            <w:rFonts w:ascii="Cambria Math" w:hAnsi="Cambria Math" w:cs="Arial"/>
          </w:rPr>
          <m:t>e=</m:t>
        </m:r>
      </m:oMath>
      <w:r w:rsidRPr="00725EC0">
        <w:rPr>
          <w:rFonts w:ascii="Arial" w:hAnsi="Arial" w:cs="Arial"/>
        </w:rPr>
        <w:t xml:space="preserve"> Error de estimación máximo tolerado (se asigna entre el 5% y 10%).</w:t>
      </w:r>
    </w:p>
    <w:p w14:paraId="2ABAC696" w14:textId="77777777" w:rsidR="00CF2555" w:rsidRPr="00725EC0" w:rsidRDefault="00CF2555" w:rsidP="00CF2555">
      <w:pPr>
        <w:pStyle w:val="Prrafodelista"/>
        <w:numPr>
          <w:ilvl w:val="0"/>
          <w:numId w:val="11"/>
        </w:numPr>
        <w:spacing w:after="0" w:line="240" w:lineRule="auto"/>
        <w:jc w:val="both"/>
        <w:rPr>
          <w:rFonts w:ascii="Arial" w:hAnsi="Arial" w:cs="Arial"/>
        </w:rPr>
      </w:pPr>
      <m:oMath>
        <m:r>
          <w:rPr>
            <w:rFonts w:ascii="Cambria Math" w:hAnsi="Cambria Math" w:cs="Arial"/>
          </w:rPr>
          <m:t>p=</m:t>
        </m:r>
      </m:oMath>
      <w:r w:rsidRPr="00725EC0">
        <w:rPr>
          <w:rFonts w:ascii="Arial" w:hAnsi="Arial" w:cs="Arial"/>
        </w:rPr>
        <w:t xml:space="preserve"> probabilidad de ocurrencia de fenómenos estudiados (viviendas en resto sin servicios)</w:t>
      </w:r>
    </w:p>
    <w:p w14:paraId="5A613119" w14:textId="77777777" w:rsidR="00CF2555" w:rsidRPr="00725EC0" w:rsidRDefault="00CF2555" w:rsidP="00CF2555">
      <w:pPr>
        <w:pStyle w:val="Prrafodelista"/>
        <w:numPr>
          <w:ilvl w:val="0"/>
          <w:numId w:val="11"/>
        </w:numPr>
        <w:spacing w:after="0" w:line="240" w:lineRule="auto"/>
        <w:jc w:val="both"/>
        <w:rPr>
          <w:rFonts w:ascii="Arial" w:hAnsi="Arial" w:cs="Arial"/>
        </w:rPr>
      </w:pPr>
      <m:oMath>
        <m:r>
          <w:rPr>
            <w:rFonts w:ascii="Cambria Math" w:hAnsi="Cambria Math" w:cs="Arial"/>
          </w:rPr>
          <m:t>q = 1-p</m:t>
        </m:r>
      </m:oMath>
      <w:r w:rsidRPr="00725EC0">
        <w:rPr>
          <w:rFonts w:ascii="Arial" w:hAnsi="Arial" w:cs="Arial"/>
        </w:rPr>
        <w:t>. Complemento de la probabilidad de ocurrencia.</w:t>
      </w:r>
    </w:p>
    <w:p w14:paraId="5DA5664B" w14:textId="77777777" w:rsidR="00CF2555" w:rsidRPr="00725EC0" w:rsidRDefault="00CF2555" w:rsidP="00CF2555">
      <w:pPr>
        <w:spacing w:line="276" w:lineRule="auto"/>
        <w:jc w:val="both"/>
        <w:rPr>
          <w:rFonts w:ascii="Arial" w:hAnsi="Arial" w:cs="Arial"/>
          <w:sz w:val="24"/>
          <w:szCs w:val="24"/>
          <w:lang w:val="es-CO"/>
        </w:rPr>
      </w:pPr>
    </w:p>
    <w:p w14:paraId="2D523FC3" w14:textId="1EFD0D37" w:rsidR="00CF2555" w:rsidRPr="00186B44" w:rsidRDefault="00CF2555" w:rsidP="00186B44">
      <w:pPr>
        <w:pStyle w:val="NormalWeb"/>
        <w:jc w:val="both"/>
        <w:rPr>
          <w:rFonts w:ascii="Arial" w:eastAsiaTheme="minorHAnsi" w:hAnsi="Arial" w:cs="Arial"/>
          <w:lang w:val="es-ES_tradnl" w:eastAsia="en-US"/>
        </w:rPr>
      </w:pPr>
      <w:r w:rsidRPr="00186B44">
        <w:rPr>
          <w:rFonts w:ascii="Arial" w:eastAsiaTheme="minorHAnsi" w:hAnsi="Arial" w:cs="Arial"/>
          <w:lang w:val="es-ES_tradnl" w:eastAsia="en-US"/>
        </w:rPr>
        <w:t xml:space="preserve">Asumiendo un </w:t>
      </w:r>
      <m:oMath>
        <m:r>
          <w:rPr>
            <w:rFonts w:ascii="Cambria Math" w:eastAsiaTheme="minorHAnsi" w:hAnsi="Cambria Math" w:cs="Arial"/>
            <w:lang w:val="es-ES_tradnl" w:eastAsia="en-US"/>
          </w:rPr>
          <m:t>p</m:t>
        </m:r>
        <m:r>
          <m:rPr>
            <m:sty m:val="p"/>
          </m:rPr>
          <w:rPr>
            <w:rFonts w:ascii="Cambria Math" w:eastAsiaTheme="minorHAnsi" w:hAnsi="Cambria Math" w:cs="Arial"/>
            <w:lang w:val="es-ES_tradnl" w:eastAsia="en-US"/>
          </w:rPr>
          <m:t>=50%</m:t>
        </m:r>
      </m:oMath>
      <w:r w:rsidRPr="00186B44">
        <w:rPr>
          <w:rFonts w:ascii="Arial" w:eastAsiaTheme="minorHAnsi" w:hAnsi="Arial" w:cs="Arial"/>
          <w:lang w:val="es-ES_tradnl" w:eastAsia="en-US"/>
        </w:rPr>
        <w:t xml:space="preserve"> </w:t>
      </w:r>
      <w:r w:rsidR="00C32A26" w:rsidRPr="00186B44">
        <w:rPr>
          <w:rFonts w:ascii="Arial" w:eastAsiaTheme="minorHAnsi" w:hAnsi="Arial" w:cs="Arial"/>
          <w:lang w:val="es-ES_tradnl" w:eastAsia="en-US"/>
        </w:rPr>
        <w:t>(el cual</w:t>
      </w:r>
      <w:r w:rsidRPr="00186B44">
        <w:rPr>
          <w:rFonts w:ascii="Arial" w:eastAsiaTheme="minorHAnsi" w:hAnsi="Arial" w:cs="Arial"/>
          <w:lang w:val="es-ES_tradnl" w:eastAsia="en-US"/>
        </w:rPr>
        <w:t xml:space="preserve"> nos permite estimar el máximo valor del tamaño de muestra que se puede obtener cuando no conocemos el verdadero valor</w:t>
      </w:r>
      <w:r w:rsidR="002A0248" w:rsidRPr="00186B44">
        <w:rPr>
          <w:rFonts w:ascii="Arial" w:eastAsiaTheme="minorHAnsi" w:hAnsi="Arial" w:cs="Arial"/>
          <w:lang w:val="es-ES_tradnl" w:eastAsia="en-US"/>
        </w:rPr>
        <w:t xml:space="preserve"> de la proporción</w:t>
      </w:r>
      <w:r w:rsidR="00C32A26" w:rsidRPr="00186B44">
        <w:rPr>
          <w:rFonts w:ascii="Arial" w:eastAsiaTheme="minorHAnsi" w:hAnsi="Arial" w:cs="Arial"/>
          <w:lang w:val="es-ES_tradnl" w:eastAsia="en-US"/>
        </w:rPr>
        <w:t>)</w:t>
      </w:r>
      <w:r w:rsidR="00B41368" w:rsidRPr="00186B44">
        <w:rPr>
          <w:rFonts w:ascii="Arial" w:eastAsiaTheme="minorHAnsi" w:hAnsi="Arial" w:cs="Arial"/>
          <w:lang w:val="es-ES_tradnl" w:eastAsia="en-US"/>
        </w:rPr>
        <w:t>,</w:t>
      </w:r>
      <w:r w:rsidRPr="00186B44">
        <w:rPr>
          <w:rFonts w:ascii="Arial" w:eastAsiaTheme="minorHAnsi" w:hAnsi="Arial" w:cs="Arial"/>
          <w:lang w:val="es-ES_tradnl" w:eastAsia="en-US"/>
        </w:rPr>
        <w:t xml:space="preserve"> se obtienen los resultados</w:t>
      </w:r>
      <w:r w:rsidR="00C32A26" w:rsidRPr="00186B44">
        <w:rPr>
          <w:rFonts w:ascii="Arial" w:eastAsiaTheme="minorHAnsi" w:hAnsi="Arial" w:cs="Arial"/>
          <w:lang w:val="es-ES_tradnl" w:eastAsia="en-US"/>
        </w:rPr>
        <w:t xml:space="preserve"> mostrados a continuación</w:t>
      </w:r>
      <w:r w:rsidRPr="00186B44">
        <w:rPr>
          <w:rFonts w:ascii="Arial" w:eastAsiaTheme="minorHAnsi" w:hAnsi="Arial" w:cs="Arial"/>
          <w:lang w:val="es-ES_tradnl" w:eastAsia="en-US"/>
        </w:rPr>
        <w:t>.</w:t>
      </w:r>
      <w:r w:rsidR="00186B44">
        <w:rPr>
          <w:rStyle w:val="Refdenotaalpie"/>
          <w:rFonts w:ascii="Arial" w:eastAsiaTheme="minorHAnsi" w:hAnsi="Arial" w:cs="Arial"/>
          <w:lang w:val="es-ES_tradnl" w:eastAsia="en-US"/>
        </w:rPr>
        <w:footnoteReference w:id="7"/>
      </w:r>
    </w:p>
    <w:p w14:paraId="4764E0A0" w14:textId="0D3DD34E" w:rsidR="00CF2555" w:rsidRPr="00725EC0" w:rsidRDefault="00CF2555" w:rsidP="00CF2555">
      <w:pPr>
        <w:pStyle w:val="Descripcin"/>
        <w:keepNext/>
        <w:jc w:val="center"/>
        <w:rPr>
          <w:rFonts w:ascii="Arial" w:hAnsi="Arial" w:cs="Arial"/>
          <w:sz w:val="24"/>
          <w:szCs w:val="24"/>
        </w:rPr>
      </w:pPr>
      <w:r w:rsidRPr="00725EC0">
        <w:rPr>
          <w:rFonts w:ascii="Arial" w:hAnsi="Arial" w:cs="Arial"/>
          <w:sz w:val="24"/>
          <w:szCs w:val="24"/>
        </w:rPr>
        <w:lastRenderedPageBreak/>
        <w:t xml:space="preserve">Tabla </w:t>
      </w:r>
      <w:r w:rsidRPr="00725EC0">
        <w:rPr>
          <w:rFonts w:ascii="Arial" w:hAnsi="Arial" w:cs="Arial"/>
          <w:sz w:val="24"/>
          <w:szCs w:val="24"/>
        </w:rPr>
        <w:fldChar w:fldCharType="begin"/>
      </w:r>
      <w:r w:rsidRPr="00725EC0">
        <w:rPr>
          <w:rFonts w:ascii="Arial" w:hAnsi="Arial" w:cs="Arial"/>
          <w:sz w:val="24"/>
          <w:szCs w:val="24"/>
        </w:rPr>
        <w:instrText xml:space="preserve"> SEQ Tabla \* ARABIC </w:instrText>
      </w:r>
      <w:r w:rsidRPr="00725EC0">
        <w:rPr>
          <w:rFonts w:ascii="Arial" w:hAnsi="Arial" w:cs="Arial"/>
          <w:sz w:val="24"/>
          <w:szCs w:val="24"/>
        </w:rPr>
        <w:fldChar w:fldCharType="separate"/>
      </w:r>
      <w:r w:rsidR="0083112C" w:rsidRPr="00725EC0">
        <w:rPr>
          <w:rFonts w:ascii="Arial" w:hAnsi="Arial" w:cs="Arial"/>
          <w:noProof/>
          <w:sz w:val="24"/>
          <w:szCs w:val="24"/>
        </w:rPr>
        <w:t>5</w:t>
      </w:r>
      <w:r w:rsidRPr="00725EC0">
        <w:rPr>
          <w:rFonts w:ascii="Arial" w:hAnsi="Arial" w:cs="Arial"/>
          <w:sz w:val="24"/>
          <w:szCs w:val="24"/>
        </w:rPr>
        <w:fldChar w:fldCharType="end"/>
      </w:r>
      <w:r w:rsidRPr="00725EC0">
        <w:rPr>
          <w:rFonts w:ascii="Arial" w:hAnsi="Arial" w:cs="Arial"/>
          <w:sz w:val="24"/>
          <w:szCs w:val="24"/>
        </w:rPr>
        <w:t xml:space="preserve">. Universo de </w:t>
      </w:r>
      <w:r w:rsidR="00EF6B58" w:rsidRPr="00725EC0">
        <w:rPr>
          <w:rFonts w:ascii="Arial" w:hAnsi="Arial" w:cs="Arial"/>
          <w:sz w:val="24"/>
          <w:szCs w:val="24"/>
        </w:rPr>
        <w:t>unidades no residenciales</w:t>
      </w:r>
      <w:r w:rsidRPr="00725EC0">
        <w:rPr>
          <w:rFonts w:ascii="Arial" w:hAnsi="Arial" w:cs="Arial"/>
          <w:sz w:val="24"/>
          <w:szCs w:val="24"/>
        </w:rPr>
        <w:t xml:space="preserve"> consideradas para el diseño muestral </w:t>
      </w:r>
    </w:p>
    <w:tbl>
      <w:tblPr>
        <w:tblW w:w="7800" w:type="dxa"/>
        <w:jc w:val="center"/>
        <w:tblCellMar>
          <w:left w:w="70" w:type="dxa"/>
          <w:right w:w="70" w:type="dxa"/>
        </w:tblCellMar>
        <w:tblLook w:val="04A0" w:firstRow="1" w:lastRow="0" w:firstColumn="1" w:lastColumn="0" w:noHBand="0" w:noVBand="1"/>
      </w:tblPr>
      <w:tblGrid>
        <w:gridCol w:w="1300"/>
        <w:gridCol w:w="1055"/>
        <w:gridCol w:w="1545"/>
        <w:gridCol w:w="1055"/>
        <w:gridCol w:w="1545"/>
        <w:gridCol w:w="1300"/>
      </w:tblGrid>
      <w:tr w:rsidR="00CF2555" w:rsidRPr="00725EC0" w14:paraId="2F00290C" w14:textId="77777777" w:rsidTr="00FB5F93">
        <w:trPr>
          <w:trHeight w:val="320"/>
          <w:jc w:val="center"/>
        </w:trPr>
        <w:tc>
          <w:tcPr>
            <w:tcW w:w="1300" w:type="dxa"/>
            <w:tcBorders>
              <w:top w:val="single" w:sz="4" w:space="0" w:color="auto"/>
              <w:left w:val="single" w:sz="4" w:space="0" w:color="auto"/>
              <w:bottom w:val="single" w:sz="4" w:space="0" w:color="auto"/>
              <w:right w:val="single" w:sz="4" w:space="0" w:color="auto"/>
            </w:tcBorders>
            <w:vAlign w:val="center"/>
            <w:hideMark/>
          </w:tcPr>
          <w:p w14:paraId="4C43BE61" w14:textId="23AD7D22" w:rsidR="00CF2555" w:rsidRPr="00A9224C" w:rsidRDefault="00F7272A" w:rsidP="00186B44">
            <w:pPr>
              <w:jc w:val="center"/>
              <w:rPr>
                <w:rFonts w:ascii="Arial" w:hAnsi="Arial"/>
                <w:b/>
                <w:color w:val="000000"/>
              </w:rPr>
            </w:pPr>
            <w:r w:rsidRPr="00A9224C">
              <w:rPr>
                <w:rFonts w:ascii="Arial" w:eastAsia="Times New Roman" w:hAnsi="Arial" w:cs="Arial"/>
                <w:b/>
                <w:bCs/>
                <w:color w:val="000000"/>
                <w:lang w:eastAsia="es-MX"/>
              </w:rPr>
              <w:t>Sector</w:t>
            </w:r>
          </w:p>
        </w:tc>
        <w:tc>
          <w:tcPr>
            <w:tcW w:w="26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5DEB7AD5" w14:textId="77777777" w:rsidR="00CF2555" w:rsidRPr="00A9224C" w:rsidRDefault="00CF2555" w:rsidP="00F7272A">
            <w:pPr>
              <w:jc w:val="center"/>
              <w:rPr>
                <w:rFonts w:ascii="Arial" w:hAnsi="Arial"/>
                <w:b/>
                <w:color w:val="000000"/>
              </w:rPr>
            </w:pPr>
            <w:r w:rsidRPr="00A9224C">
              <w:rPr>
                <w:rFonts w:ascii="Arial" w:hAnsi="Arial"/>
                <w:b/>
                <w:color w:val="000000"/>
              </w:rPr>
              <w:t>95% ---&gt; Z=1.96</w:t>
            </w:r>
          </w:p>
        </w:tc>
        <w:tc>
          <w:tcPr>
            <w:tcW w:w="26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D4374A" w14:textId="77777777" w:rsidR="00CF2555" w:rsidRPr="00A9224C" w:rsidRDefault="00CF2555" w:rsidP="00F7272A">
            <w:pPr>
              <w:jc w:val="center"/>
              <w:rPr>
                <w:rFonts w:ascii="Arial" w:hAnsi="Arial"/>
                <w:b/>
                <w:color w:val="000000"/>
              </w:rPr>
            </w:pPr>
            <w:r w:rsidRPr="00A9224C">
              <w:rPr>
                <w:rFonts w:ascii="Arial" w:hAnsi="Arial"/>
                <w:b/>
                <w:color w:val="000000"/>
              </w:rPr>
              <w:t>90% ---&gt; Z=1.64</w:t>
            </w:r>
          </w:p>
        </w:tc>
        <w:tc>
          <w:tcPr>
            <w:tcW w:w="1300" w:type="dxa"/>
            <w:tcBorders>
              <w:top w:val="single" w:sz="4" w:space="0" w:color="auto"/>
              <w:left w:val="single" w:sz="4" w:space="0" w:color="auto"/>
              <w:bottom w:val="single" w:sz="4" w:space="0" w:color="auto"/>
              <w:right w:val="single" w:sz="4" w:space="0" w:color="auto"/>
            </w:tcBorders>
            <w:vAlign w:val="center"/>
            <w:hideMark/>
          </w:tcPr>
          <w:p w14:paraId="4159D9AA" w14:textId="366EA374" w:rsidR="00CF2555" w:rsidRPr="00A9224C" w:rsidRDefault="00F7272A" w:rsidP="00186B44">
            <w:pPr>
              <w:jc w:val="center"/>
              <w:rPr>
                <w:rFonts w:ascii="Arial" w:hAnsi="Arial"/>
                <w:b/>
                <w:color w:val="000000"/>
              </w:rPr>
            </w:pPr>
            <w:r w:rsidRPr="00A9224C">
              <w:rPr>
                <w:rFonts w:ascii="Arial" w:eastAsia="Times New Roman" w:hAnsi="Arial" w:cs="Arial"/>
                <w:b/>
                <w:bCs/>
                <w:color w:val="000000"/>
                <w:lang w:eastAsia="es-MX"/>
              </w:rPr>
              <w:t>Población (N)</w:t>
            </w:r>
          </w:p>
        </w:tc>
      </w:tr>
      <w:tr w:rsidR="00CF2555" w:rsidRPr="00725EC0" w14:paraId="5158C67F" w14:textId="77777777" w:rsidTr="00FB5F93">
        <w:trPr>
          <w:trHeight w:val="320"/>
          <w:jc w:val="center"/>
        </w:trPr>
        <w:tc>
          <w:tcPr>
            <w:tcW w:w="1300" w:type="dxa"/>
            <w:tcBorders>
              <w:top w:val="single" w:sz="4" w:space="0" w:color="auto"/>
              <w:left w:val="single" w:sz="4" w:space="0" w:color="auto"/>
              <w:bottom w:val="single" w:sz="4" w:space="0" w:color="auto"/>
              <w:right w:val="single" w:sz="4" w:space="0" w:color="auto"/>
            </w:tcBorders>
            <w:vAlign w:val="center"/>
            <w:hideMark/>
          </w:tcPr>
          <w:p w14:paraId="3433867B" w14:textId="77777777" w:rsidR="00CF2555" w:rsidRPr="00F7272A" w:rsidRDefault="00CF2555" w:rsidP="00FB5F93">
            <w:pPr>
              <w:rPr>
                <w:rFonts w:ascii="Arial" w:eastAsia="Times New Roman" w:hAnsi="Arial" w:cs="Arial"/>
                <w:b/>
                <w:bCs/>
                <w:color w:val="000000"/>
                <w:lang w:eastAsia="es-MX"/>
              </w:rPr>
            </w:pPr>
          </w:p>
        </w:tc>
        <w:tc>
          <w:tcPr>
            <w:tcW w:w="1055" w:type="dxa"/>
            <w:tcBorders>
              <w:top w:val="nil"/>
              <w:left w:val="nil"/>
              <w:bottom w:val="single" w:sz="4" w:space="0" w:color="auto"/>
              <w:right w:val="single" w:sz="4" w:space="0" w:color="auto"/>
            </w:tcBorders>
            <w:shd w:val="clear" w:color="auto" w:fill="auto"/>
            <w:noWrap/>
            <w:vAlign w:val="center"/>
            <w:hideMark/>
          </w:tcPr>
          <w:p w14:paraId="37BADD59" w14:textId="77777777" w:rsidR="00CF2555" w:rsidRPr="00F7272A" w:rsidRDefault="00CF2555" w:rsidP="00FB5F93">
            <w:pPr>
              <w:jc w:val="center"/>
              <w:rPr>
                <w:rFonts w:ascii="Arial" w:eastAsia="Times New Roman" w:hAnsi="Arial" w:cs="Arial"/>
                <w:b/>
                <w:bCs/>
                <w:color w:val="000000"/>
                <w:lang w:eastAsia="es-MX"/>
              </w:rPr>
            </w:pPr>
            <m:oMathPara>
              <m:oMath>
                <m:r>
                  <m:rPr>
                    <m:sty m:val="bi"/>
                  </m:rPr>
                  <w:rPr>
                    <w:rFonts w:ascii="Cambria Math" w:eastAsia="Times New Roman" w:hAnsi="Cambria Math" w:cs="Arial"/>
                    <w:color w:val="000000"/>
                    <w:lang w:eastAsia="es-MX"/>
                  </w:rPr>
                  <m:t>n</m:t>
                </m:r>
              </m:oMath>
            </m:oMathPara>
          </w:p>
        </w:tc>
        <w:tc>
          <w:tcPr>
            <w:tcW w:w="1545" w:type="dxa"/>
            <w:tcBorders>
              <w:top w:val="nil"/>
              <w:left w:val="nil"/>
              <w:bottom w:val="single" w:sz="4" w:space="0" w:color="auto"/>
              <w:right w:val="single" w:sz="4" w:space="0" w:color="auto"/>
            </w:tcBorders>
            <w:shd w:val="clear" w:color="auto" w:fill="auto"/>
            <w:noWrap/>
            <w:vAlign w:val="center"/>
            <w:hideMark/>
          </w:tcPr>
          <w:p w14:paraId="16CA6FCF" w14:textId="77777777" w:rsidR="00CF2555" w:rsidRPr="00F7272A" w:rsidRDefault="00CF2555" w:rsidP="00FB5F93">
            <w:pPr>
              <w:jc w:val="center"/>
              <w:rPr>
                <w:rFonts w:ascii="Arial" w:eastAsia="Times New Roman" w:hAnsi="Arial" w:cs="Arial"/>
                <w:b/>
                <w:bCs/>
                <w:color w:val="000000"/>
                <w:lang w:eastAsia="es-MX"/>
              </w:rPr>
            </w:pPr>
            <m:oMathPara>
              <m:oMath>
                <m:r>
                  <m:rPr>
                    <m:sty m:val="bi"/>
                  </m:rPr>
                  <w:rPr>
                    <w:rFonts w:ascii="Cambria Math" w:eastAsia="Times New Roman" w:hAnsi="Cambria Math" w:cs="Arial"/>
                    <w:color w:val="000000"/>
                    <w:lang w:eastAsia="es-MX"/>
                  </w:rPr>
                  <m:t>e</m:t>
                </m:r>
              </m:oMath>
            </m:oMathPara>
          </w:p>
        </w:tc>
        <w:tc>
          <w:tcPr>
            <w:tcW w:w="1055" w:type="dxa"/>
            <w:tcBorders>
              <w:top w:val="nil"/>
              <w:left w:val="nil"/>
              <w:bottom w:val="single" w:sz="4" w:space="0" w:color="auto"/>
              <w:right w:val="single" w:sz="4" w:space="0" w:color="auto"/>
            </w:tcBorders>
            <w:shd w:val="clear" w:color="auto" w:fill="auto"/>
            <w:noWrap/>
            <w:vAlign w:val="center"/>
            <w:hideMark/>
          </w:tcPr>
          <w:p w14:paraId="6F300ED2" w14:textId="77777777" w:rsidR="00CF2555" w:rsidRPr="00F7272A" w:rsidRDefault="00CF2555" w:rsidP="00FB5F93">
            <w:pPr>
              <w:jc w:val="center"/>
              <w:rPr>
                <w:rFonts w:ascii="Arial" w:eastAsia="Times New Roman" w:hAnsi="Arial" w:cs="Arial"/>
                <w:b/>
                <w:bCs/>
                <w:color w:val="000000"/>
                <w:lang w:eastAsia="es-MX"/>
              </w:rPr>
            </w:pPr>
            <m:oMathPara>
              <m:oMath>
                <m:r>
                  <m:rPr>
                    <m:sty m:val="bi"/>
                  </m:rPr>
                  <w:rPr>
                    <w:rFonts w:ascii="Cambria Math" w:eastAsia="Times New Roman" w:hAnsi="Cambria Math" w:cs="Arial"/>
                    <w:color w:val="000000"/>
                    <w:lang w:eastAsia="es-MX"/>
                  </w:rPr>
                  <m:t>n</m:t>
                </m:r>
              </m:oMath>
            </m:oMathPara>
          </w:p>
        </w:tc>
        <w:tc>
          <w:tcPr>
            <w:tcW w:w="1545" w:type="dxa"/>
            <w:tcBorders>
              <w:top w:val="nil"/>
              <w:left w:val="nil"/>
              <w:bottom w:val="single" w:sz="4" w:space="0" w:color="auto"/>
              <w:right w:val="single" w:sz="4" w:space="0" w:color="auto"/>
            </w:tcBorders>
            <w:shd w:val="clear" w:color="auto" w:fill="auto"/>
            <w:noWrap/>
            <w:vAlign w:val="center"/>
            <w:hideMark/>
          </w:tcPr>
          <w:p w14:paraId="21B57817" w14:textId="77777777" w:rsidR="00CF2555" w:rsidRPr="00F7272A" w:rsidRDefault="00CF2555" w:rsidP="00FB5F93">
            <w:pPr>
              <w:jc w:val="center"/>
              <w:rPr>
                <w:rFonts w:ascii="Arial" w:eastAsia="Times New Roman" w:hAnsi="Arial" w:cs="Arial"/>
                <w:b/>
                <w:bCs/>
                <w:color w:val="000000"/>
                <w:lang w:eastAsia="es-MX"/>
              </w:rPr>
            </w:pPr>
            <m:oMathPara>
              <m:oMath>
                <m:r>
                  <m:rPr>
                    <m:sty m:val="bi"/>
                  </m:rPr>
                  <w:rPr>
                    <w:rFonts w:ascii="Cambria Math" w:eastAsia="Times New Roman" w:hAnsi="Cambria Math" w:cs="Arial"/>
                    <w:color w:val="000000"/>
                    <w:lang w:eastAsia="es-MX"/>
                  </w:rPr>
                  <m:t>e</m:t>
                </m:r>
              </m:oMath>
            </m:oMathPara>
          </w:p>
        </w:tc>
        <w:tc>
          <w:tcPr>
            <w:tcW w:w="1300" w:type="dxa"/>
            <w:tcBorders>
              <w:top w:val="single" w:sz="4" w:space="0" w:color="auto"/>
              <w:left w:val="single" w:sz="4" w:space="0" w:color="auto"/>
              <w:bottom w:val="single" w:sz="4" w:space="0" w:color="auto"/>
              <w:right w:val="single" w:sz="4" w:space="0" w:color="auto"/>
            </w:tcBorders>
            <w:vAlign w:val="center"/>
            <w:hideMark/>
          </w:tcPr>
          <w:p w14:paraId="49CCD01D" w14:textId="77777777" w:rsidR="00CF2555" w:rsidRPr="00F7272A" w:rsidRDefault="00CF2555" w:rsidP="00FB5F93">
            <w:pPr>
              <w:rPr>
                <w:rFonts w:ascii="Arial" w:eastAsia="Times New Roman" w:hAnsi="Arial" w:cs="Arial"/>
                <w:b/>
                <w:bCs/>
                <w:color w:val="000000"/>
                <w:lang w:eastAsia="es-MX"/>
              </w:rPr>
            </w:pPr>
          </w:p>
        </w:tc>
      </w:tr>
      <w:tr w:rsidR="00CF2555" w:rsidRPr="00725EC0" w14:paraId="1A91E60E" w14:textId="77777777" w:rsidTr="00FB5F93">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5C3C76F" w14:textId="77777777" w:rsidR="00CF2555" w:rsidRPr="00F7272A" w:rsidRDefault="00CF2555" w:rsidP="00FB5F93">
            <w:pPr>
              <w:rPr>
                <w:rFonts w:ascii="Arial" w:eastAsia="Times New Roman" w:hAnsi="Arial" w:cs="Arial"/>
                <w:color w:val="000000"/>
                <w:lang w:eastAsia="es-MX"/>
              </w:rPr>
            </w:pPr>
            <w:r w:rsidRPr="00F7272A">
              <w:rPr>
                <w:rFonts w:ascii="Arial" w:eastAsia="Times New Roman" w:hAnsi="Arial" w:cs="Arial"/>
                <w:color w:val="000000"/>
                <w:lang w:eastAsia="es-MX"/>
              </w:rPr>
              <w:t>Comercial</w:t>
            </w:r>
          </w:p>
        </w:tc>
        <w:tc>
          <w:tcPr>
            <w:tcW w:w="1055" w:type="dxa"/>
            <w:tcBorders>
              <w:top w:val="nil"/>
              <w:left w:val="nil"/>
              <w:bottom w:val="single" w:sz="4" w:space="0" w:color="auto"/>
              <w:right w:val="single" w:sz="4" w:space="0" w:color="auto"/>
            </w:tcBorders>
            <w:shd w:val="clear" w:color="auto" w:fill="auto"/>
            <w:noWrap/>
            <w:vAlign w:val="bottom"/>
            <w:hideMark/>
          </w:tcPr>
          <w:p w14:paraId="52C6CA3C" w14:textId="77777777"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205</w:t>
            </w:r>
          </w:p>
        </w:tc>
        <w:tc>
          <w:tcPr>
            <w:tcW w:w="1545" w:type="dxa"/>
            <w:tcBorders>
              <w:top w:val="nil"/>
              <w:left w:val="nil"/>
              <w:bottom w:val="single" w:sz="4" w:space="0" w:color="auto"/>
              <w:right w:val="single" w:sz="4" w:space="0" w:color="auto"/>
            </w:tcBorders>
            <w:shd w:val="clear" w:color="auto" w:fill="auto"/>
            <w:noWrap/>
            <w:vAlign w:val="bottom"/>
            <w:hideMark/>
          </w:tcPr>
          <w:p w14:paraId="2F4942A1" w14:textId="77777777"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0.068</w:t>
            </w:r>
          </w:p>
        </w:tc>
        <w:tc>
          <w:tcPr>
            <w:tcW w:w="1055" w:type="dxa"/>
            <w:tcBorders>
              <w:top w:val="nil"/>
              <w:left w:val="nil"/>
              <w:bottom w:val="single" w:sz="4" w:space="0" w:color="auto"/>
              <w:right w:val="single" w:sz="4" w:space="0" w:color="auto"/>
            </w:tcBorders>
            <w:shd w:val="clear" w:color="auto" w:fill="auto"/>
            <w:noWrap/>
            <w:vAlign w:val="bottom"/>
            <w:hideMark/>
          </w:tcPr>
          <w:p w14:paraId="288DE45F" w14:textId="77777777"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145</w:t>
            </w:r>
          </w:p>
        </w:tc>
        <w:tc>
          <w:tcPr>
            <w:tcW w:w="1545" w:type="dxa"/>
            <w:tcBorders>
              <w:top w:val="nil"/>
              <w:left w:val="nil"/>
              <w:bottom w:val="single" w:sz="4" w:space="0" w:color="auto"/>
              <w:right w:val="single" w:sz="4" w:space="0" w:color="auto"/>
            </w:tcBorders>
            <w:shd w:val="clear" w:color="auto" w:fill="auto"/>
            <w:noWrap/>
            <w:vAlign w:val="bottom"/>
            <w:hideMark/>
          </w:tcPr>
          <w:p w14:paraId="667EC7BB" w14:textId="77777777"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0.068</w:t>
            </w:r>
          </w:p>
        </w:tc>
        <w:tc>
          <w:tcPr>
            <w:tcW w:w="1300" w:type="dxa"/>
            <w:tcBorders>
              <w:top w:val="nil"/>
              <w:left w:val="nil"/>
              <w:bottom w:val="single" w:sz="4" w:space="0" w:color="auto"/>
              <w:right w:val="single" w:sz="4" w:space="0" w:color="auto"/>
            </w:tcBorders>
            <w:shd w:val="clear" w:color="auto" w:fill="auto"/>
            <w:noWrap/>
            <w:vAlign w:val="bottom"/>
            <w:hideMark/>
          </w:tcPr>
          <w:p w14:paraId="28C14C1E" w14:textId="2900959E"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15</w:t>
            </w:r>
            <w:r w:rsidR="005131B9" w:rsidRPr="00F7272A">
              <w:rPr>
                <w:rFonts w:ascii="Arial" w:eastAsia="Times New Roman" w:hAnsi="Arial" w:cs="Arial"/>
                <w:color w:val="000000"/>
                <w:lang w:eastAsia="es-MX"/>
              </w:rPr>
              <w:t>.</w:t>
            </w:r>
            <w:r w:rsidRPr="00F7272A">
              <w:rPr>
                <w:rFonts w:ascii="Arial" w:eastAsia="Times New Roman" w:hAnsi="Arial" w:cs="Arial"/>
                <w:color w:val="000000"/>
                <w:lang w:eastAsia="es-MX"/>
              </w:rPr>
              <w:t>815</w:t>
            </w:r>
          </w:p>
        </w:tc>
      </w:tr>
      <w:tr w:rsidR="00CF2555" w:rsidRPr="00725EC0" w14:paraId="2C3598E0" w14:textId="77777777" w:rsidTr="00FB5F93">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3361AD" w14:textId="77777777" w:rsidR="00CF2555" w:rsidRPr="00F7272A" w:rsidRDefault="00CF2555" w:rsidP="00FB5F93">
            <w:pPr>
              <w:rPr>
                <w:rFonts w:ascii="Arial" w:eastAsia="Times New Roman" w:hAnsi="Arial" w:cs="Arial"/>
                <w:color w:val="000000"/>
                <w:lang w:eastAsia="es-MX"/>
              </w:rPr>
            </w:pPr>
            <w:r w:rsidRPr="00F7272A">
              <w:rPr>
                <w:rFonts w:ascii="Arial" w:eastAsia="Times New Roman" w:hAnsi="Arial" w:cs="Arial"/>
                <w:color w:val="000000"/>
                <w:lang w:eastAsia="es-MX"/>
              </w:rPr>
              <w:t>Industrial</w:t>
            </w:r>
          </w:p>
        </w:tc>
        <w:tc>
          <w:tcPr>
            <w:tcW w:w="1055" w:type="dxa"/>
            <w:tcBorders>
              <w:top w:val="nil"/>
              <w:left w:val="nil"/>
              <w:bottom w:val="single" w:sz="4" w:space="0" w:color="auto"/>
              <w:right w:val="single" w:sz="4" w:space="0" w:color="auto"/>
            </w:tcBorders>
            <w:shd w:val="clear" w:color="auto" w:fill="auto"/>
            <w:noWrap/>
            <w:vAlign w:val="bottom"/>
            <w:hideMark/>
          </w:tcPr>
          <w:p w14:paraId="50372BB3" w14:textId="77777777"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92</w:t>
            </w:r>
          </w:p>
        </w:tc>
        <w:tc>
          <w:tcPr>
            <w:tcW w:w="1545" w:type="dxa"/>
            <w:tcBorders>
              <w:top w:val="nil"/>
              <w:left w:val="nil"/>
              <w:bottom w:val="single" w:sz="4" w:space="0" w:color="auto"/>
              <w:right w:val="single" w:sz="4" w:space="0" w:color="auto"/>
            </w:tcBorders>
            <w:shd w:val="clear" w:color="auto" w:fill="auto"/>
            <w:noWrap/>
            <w:vAlign w:val="bottom"/>
            <w:hideMark/>
          </w:tcPr>
          <w:p w14:paraId="6F94438C" w14:textId="77777777"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0.1</w:t>
            </w:r>
          </w:p>
        </w:tc>
        <w:tc>
          <w:tcPr>
            <w:tcW w:w="1055" w:type="dxa"/>
            <w:tcBorders>
              <w:top w:val="nil"/>
              <w:left w:val="nil"/>
              <w:bottom w:val="single" w:sz="4" w:space="0" w:color="auto"/>
              <w:right w:val="single" w:sz="4" w:space="0" w:color="auto"/>
            </w:tcBorders>
            <w:shd w:val="clear" w:color="auto" w:fill="auto"/>
            <w:noWrap/>
            <w:vAlign w:val="bottom"/>
            <w:hideMark/>
          </w:tcPr>
          <w:p w14:paraId="25F043AD" w14:textId="77777777"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65</w:t>
            </w:r>
          </w:p>
        </w:tc>
        <w:tc>
          <w:tcPr>
            <w:tcW w:w="1545" w:type="dxa"/>
            <w:tcBorders>
              <w:top w:val="nil"/>
              <w:left w:val="nil"/>
              <w:bottom w:val="single" w:sz="4" w:space="0" w:color="auto"/>
              <w:right w:val="single" w:sz="4" w:space="0" w:color="auto"/>
            </w:tcBorders>
            <w:shd w:val="clear" w:color="auto" w:fill="auto"/>
            <w:noWrap/>
            <w:vAlign w:val="bottom"/>
            <w:hideMark/>
          </w:tcPr>
          <w:p w14:paraId="0D611A65" w14:textId="77777777"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0.1</w:t>
            </w:r>
          </w:p>
        </w:tc>
        <w:tc>
          <w:tcPr>
            <w:tcW w:w="1300" w:type="dxa"/>
            <w:tcBorders>
              <w:top w:val="nil"/>
              <w:left w:val="nil"/>
              <w:bottom w:val="single" w:sz="4" w:space="0" w:color="auto"/>
              <w:right w:val="single" w:sz="4" w:space="0" w:color="auto"/>
            </w:tcBorders>
            <w:shd w:val="clear" w:color="auto" w:fill="auto"/>
            <w:noWrap/>
            <w:vAlign w:val="bottom"/>
            <w:hideMark/>
          </w:tcPr>
          <w:p w14:paraId="613E404C" w14:textId="1678A8EA"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2</w:t>
            </w:r>
            <w:r w:rsidR="005131B9" w:rsidRPr="00F7272A">
              <w:rPr>
                <w:rFonts w:ascii="Arial" w:eastAsia="Times New Roman" w:hAnsi="Arial" w:cs="Arial"/>
                <w:color w:val="000000"/>
                <w:lang w:eastAsia="es-MX"/>
              </w:rPr>
              <w:t>.</w:t>
            </w:r>
            <w:r w:rsidRPr="00F7272A">
              <w:rPr>
                <w:rFonts w:ascii="Arial" w:eastAsia="Times New Roman" w:hAnsi="Arial" w:cs="Arial"/>
                <w:color w:val="000000"/>
                <w:lang w:eastAsia="es-MX"/>
              </w:rPr>
              <w:t>141</w:t>
            </w:r>
          </w:p>
        </w:tc>
      </w:tr>
      <w:tr w:rsidR="00CF2555" w:rsidRPr="00725EC0" w14:paraId="5F399896" w14:textId="77777777" w:rsidTr="00FB5F93">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F36871E" w14:textId="77777777" w:rsidR="00CF2555" w:rsidRPr="00F7272A" w:rsidRDefault="00CF2555" w:rsidP="00FB5F93">
            <w:pPr>
              <w:rPr>
                <w:rFonts w:ascii="Arial" w:eastAsia="Times New Roman" w:hAnsi="Arial" w:cs="Arial"/>
                <w:color w:val="000000"/>
                <w:lang w:eastAsia="es-MX"/>
              </w:rPr>
            </w:pPr>
            <w:r w:rsidRPr="00F7272A">
              <w:rPr>
                <w:rFonts w:ascii="Arial" w:eastAsia="Times New Roman" w:hAnsi="Arial" w:cs="Arial"/>
                <w:color w:val="000000"/>
                <w:lang w:eastAsia="es-MX"/>
              </w:rPr>
              <w:t>Oficial</w:t>
            </w:r>
          </w:p>
        </w:tc>
        <w:tc>
          <w:tcPr>
            <w:tcW w:w="1055" w:type="dxa"/>
            <w:tcBorders>
              <w:top w:val="nil"/>
              <w:left w:val="nil"/>
              <w:bottom w:val="single" w:sz="4" w:space="0" w:color="auto"/>
              <w:right w:val="single" w:sz="4" w:space="0" w:color="auto"/>
            </w:tcBorders>
            <w:shd w:val="clear" w:color="auto" w:fill="auto"/>
            <w:noWrap/>
            <w:vAlign w:val="bottom"/>
            <w:hideMark/>
          </w:tcPr>
          <w:p w14:paraId="09EA5727" w14:textId="77777777"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95</w:t>
            </w:r>
          </w:p>
        </w:tc>
        <w:tc>
          <w:tcPr>
            <w:tcW w:w="1545" w:type="dxa"/>
            <w:tcBorders>
              <w:top w:val="nil"/>
              <w:left w:val="nil"/>
              <w:bottom w:val="single" w:sz="4" w:space="0" w:color="auto"/>
              <w:right w:val="single" w:sz="4" w:space="0" w:color="auto"/>
            </w:tcBorders>
            <w:shd w:val="clear" w:color="auto" w:fill="auto"/>
            <w:noWrap/>
            <w:vAlign w:val="bottom"/>
            <w:hideMark/>
          </w:tcPr>
          <w:p w14:paraId="7E1E310E" w14:textId="77777777"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0.1</w:t>
            </w:r>
          </w:p>
        </w:tc>
        <w:tc>
          <w:tcPr>
            <w:tcW w:w="1055" w:type="dxa"/>
            <w:tcBorders>
              <w:top w:val="nil"/>
              <w:left w:val="nil"/>
              <w:bottom w:val="single" w:sz="4" w:space="0" w:color="auto"/>
              <w:right w:val="single" w:sz="4" w:space="0" w:color="auto"/>
            </w:tcBorders>
            <w:shd w:val="clear" w:color="auto" w:fill="auto"/>
            <w:noWrap/>
            <w:vAlign w:val="bottom"/>
            <w:hideMark/>
          </w:tcPr>
          <w:p w14:paraId="674CE7A3" w14:textId="77777777"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67</w:t>
            </w:r>
          </w:p>
        </w:tc>
        <w:tc>
          <w:tcPr>
            <w:tcW w:w="1545" w:type="dxa"/>
            <w:tcBorders>
              <w:top w:val="nil"/>
              <w:left w:val="nil"/>
              <w:bottom w:val="single" w:sz="4" w:space="0" w:color="auto"/>
              <w:right w:val="single" w:sz="4" w:space="0" w:color="auto"/>
            </w:tcBorders>
            <w:shd w:val="clear" w:color="auto" w:fill="auto"/>
            <w:noWrap/>
            <w:vAlign w:val="bottom"/>
            <w:hideMark/>
          </w:tcPr>
          <w:p w14:paraId="0C5F344E" w14:textId="77777777"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0.1</w:t>
            </w:r>
          </w:p>
        </w:tc>
        <w:tc>
          <w:tcPr>
            <w:tcW w:w="1300" w:type="dxa"/>
            <w:tcBorders>
              <w:top w:val="nil"/>
              <w:left w:val="nil"/>
              <w:bottom w:val="single" w:sz="4" w:space="0" w:color="auto"/>
              <w:right w:val="single" w:sz="4" w:space="0" w:color="auto"/>
            </w:tcBorders>
            <w:shd w:val="clear" w:color="auto" w:fill="auto"/>
            <w:noWrap/>
            <w:vAlign w:val="bottom"/>
            <w:hideMark/>
          </w:tcPr>
          <w:p w14:paraId="3B6650E1" w14:textId="2DF4DCAB" w:rsidR="00CF2555" w:rsidRPr="00F7272A" w:rsidRDefault="00CF2555" w:rsidP="00FB5F93">
            <w:pPr>
              <w:jc w:val="center"/>
              <w:rPr>
                <w:rFonts w:ascii="Arial" w:eastAsia="Times New Roman" w:hAnsi="Arial" w:cs="Arial"/>
                <w:color w:val="000000"/>
                <w:lang w:eastAsia="es-MX"/>
              </w:rPr>
            </w:pPr>
            <w:r w:rsidRPr="00F7272A">
              <w:rPr>
                <w:rFonts w:ascii="Arial" w:eastAsia="Times New Roman" w:hAnsi="Arial" w:cs="Arial"/>
                <w:color w:val="000000"/>
                <w:lang w:eastAsia="es-MX"/>
              </w:rPr>
              <w:t>7</w:t>
            </w:r>
            <w:r w:rsidR="005131B9" w:rsidRPr="00F7272A">
              <w:rPr>
                <w:rFonts w:ascii="Arial" w:eastAsia="Times New Roman" w:hAnsi="Arial" w:cs="Arial"/>
                <w:color w:val="000000"/>
                <w:lang w:eastAsia="es-MX"/>
              </w:rPr>
              <w:t>.</w:t>
            </w:r>
            <w:r w:rsidRPr="00F7272A">
              <w:rPr>
                <w:rFonts w:ascii="Arial" w:eastAsia="Times New Roman" w:hAnsi="Arial" w:cs="Arial"/>
                <w:color w:val="000000"/>
                <w:lang w:eastAsia="es-MX"/>
              </w:rPr>
              <w:t>129</w:t>
            </w:r>
          </w:p>
        </w:tc>
      </w:tr>
    </w:tbl>
    <w:p w14:paraId="3F9F8BF5" w14:textId="77777777" w:rsidR="00CF2555" w:rsidRPr="00725EC0" w:rsidRDefault="00CF2555" w:rsidP="00CF2555">
      <w:pPr>
        <w:spacing w:line="276" w:lineRule="auto"/>
        <w:jc w:val="both"/>
        <w:rPr>
          <w:rFonts w:ascii="Arial" w:hAnsi="Arial" w:cs="Arial"/>
          <w:sz w:val="20"/>
          <w:szCs w:val="20"/>
          <w:lang w:val="es-CO"/>
        </w:rPr>
      </w:pPr>
      <w:r w:rsidRPr="00725EC0">
        <w:rPr>
          <w:rFonts w:ascii="Arial" w:hAnsi="Arial" w:cs="Arial"/>
          <w:sz w:val="20"/>
          <w:szCs w:val="20"/>
          <w:lang w:val="es-CO"/>
        </w:rPr>
        <w:t>Fuente: Elaboración PERS-CAUCA con base en Sistema Único de Información de Servicios Públicos</w:t>
      </w:r>
    </w:p>
    <w:p w14:paraId="66C90B32" w14:textId="1DA007E6" w:rsidR="00CF2555" w:rsidRPr="00725EC0" w:rsidRDefault="00CF2555" w:rsidP="00CF2555">
      <w:pPr>
        <w:spacing w:line="276" w:lineRule="auto"/>
        <w:jc w:val="both"/>
        <w:rPr>
          <w:rFonts w:ascii="Arial" w:hAnsi="Arial" w:cs="Arial"/>
          <w:sz w:val="24"/>
          <w:szCs w:val="24"/>
          <w:lang w:val="es-CO"/>
        </w:rPr>
      </w:pPr>
      <w:r w:rsidRPr="00725EC0">
        <w:rPr>
          <w:rFonts w:ascii="Arial" w:hAnsi="Arial" w:cs="Arial"/>
          <w:sz w:val="24"/>
          <w:szCs w:val="24"/>
        </w:rPr>
        <w:t xml:space="preserve">Los resultados de la tabla </w:t>
      </w:r>
      <w:r w:rsidR="00EF6B58" w:rsidRPr="00725EC0">
        <w:rPr>
          <w:rFonts w:ascii="Arial" w:hAnsi="Arial" w:cs="Arial"/>
          <w:sz w:val="24"/>
          <w:szCs w:val="24"/>
        </w:rPr>
        <w:t>5</w:t>
      </w:r>
      <w:r w:rsidRPr="00725EC0">
        <w:rPr>
          <w:rFonts w:ascii="Arial" w:hAnsi="Arial" w:cs="Arial"/>
          <w:sz w:val="24"/>
          <w:szCs w:val="24"/>
        </w:rPr>
        <w:t xml:space="preserve"> permiten inferir el comportami</w:t>
      </w:r>
      <w:r w:rsidR="00983D0B" w:rsidRPr="00725EC0">
        <w:rPr>
          <w:rFonts w:ascii="Arial" w:hAnsi="Arial" w:cs="Arial"/>
          <w:sz w:val="24"/>
          <w:szCs w:val="24"/>
        </w:rPr>
        <w:t xml:space="preserve">ento departamental. Sin </w:t>
      </w:r>
      <w:r w:rsidR="007E15AD" w:rsidRPr="00725EC0">
        <w:rPr>
          <w:rFonts w:ascii="Arial" w:hAnsi="Arial" w:cs="Arial"/>
          <w:sz w:val="24"/>
          <w:szCs w:val="24"/>
        </w:rPr>
        <w:t>embargo,</w:t>
      </w:r>
      <w:r w:rsidRPr="00725EC0">
        <w:rPr>
          <w:rFonts w:ascii="Arial" w:hAnsi="Arial" w:cs="Arial"/>
          <w:sz w:val="24"/>
          <w:szCs w:val="24"/>
        </w:rPr>
        <w:t xml:space="preserve"> para apoyar la planeación del trabajo de campo</w:t>
      </w:r>
      <w:r w:rsidR="00983D0B" w:rsidRPr="00725EC0">
        <w:rPr>
          <w:rFonts w:ascii="Arial" w:hAnsi="Arial" w:cs="Arial"/>
          <w:sz w:val="24"/>
          <w:szCs w:val="24"/>
        </w:rPr>
        <w:t>,</w:t>
      </w:r>
      <w:r w:rsidRPr="00725EC0">
        <w:rPr>
          <w:rFonts w:ascii="Arial" w:hAnsi="Arial" w:cs="Arial"/>
          <w:sz w:val="24"/>
          <w:szCs w:val="24"/>
        </w:rPr>
        <w:t xml:space="preserve"> en el siguiente análisis se presenta la distribución relativa de estas unidades según </w:t>
      </w:r>
      <w:r w:rsidR="00983D0B" w:rsidRPr="00725EC0">
        <w:rPr>
          <w:rFonts w:ascii="Arial" w:hAnsi="Arial" w:cs="Arial"/>
          <w:sz w:val="24"/>
          <w:szCs w:val="24"/>
        </w:rPr>
        <w:t xml:space="preserve">el </w:t>
      </w:r>
      <w:r w:rsidRPr="00725EC0">
        <w:rPr>
          <w:rFonts w:ascii="Arial" w:hAnsi="Arial" w:cs="Arial"/>
          <w:sz w:val="24"/>
          <w:szCs w:val="24"/>
        </w:rPr>
        <w:t>sector</w:t>
      </w:r>
      <w:r w:rsidR="00874292" w:rsidRPr="00725EC0">
        <w:rPr>
          <w:rFonts w:ascii="Arial" w:hAnsi="Arial" w:cs="Arial"/>
          <w:sz w:val="24"/>
          <w:szCs w:val="24"/>
        </w:rPr>
        <w:t xml:space="preserve"> (grafica 3)</w:t>
      </w:r>
      <w:r w:rsidRPr="00725EC0">
        <w:rPr>
          <w:rFonts w:ascii="Arial" w:hAnsi="Arial" w:cs="Arial"/>
          <w:sz w:val="24"/>
          <w:szCs w:val="24"/>
        </w:rPr>
        <w:t>. A partir de la información del SUI sobre u</w:t>
      </w:r>
      <w:r w:rsidR="00983D0B" w:rsidRPr="00725EC0">
        <w:rPr>
          <w:rFonts w:ascii="Arial" w:hAnsi="Arial" w:cs="Arial"/>
          <w:sz w:val="24"/>
          <w:szCs w:val="24"/>
        </w:rPr>
        <w:t>nidades no residenciales suscri</w:t>
      </w:r>
      <w:r w:rsidRPr="00725EC0">
        <w:rPr>
          <w:rFonts w:ascii="Arial" w:hAnsi="Arial" w:cs="Arial"/>
          <w:sz w:val="24"/>
          <w:szCs w:val="24"/>
        </w:rPr>
        <w:t xml:space="preserve">tas, 63.5% fueron de naturaleza comercial, 16.1% oficiales y/o institucionales, 11.5% establecimientos de carácter público y 8.9% industrias de gran, mediana y pequeña escala. </w:t>
      </w:r>
    </w:p>
    <w:p w14:paraId="49BF6B29" w14:textId="2E48DCBA" w:rsidR="00CF2555" w:rsidRPr="00F7272A" w:rsidRDefault="00CF2555" w:rsidP="00CF2555">
      <w:pPr>
        <w:pStyle w:val="Descripcin"/>
        <w:spacing w:line="276" w:lineRule="auto"/>
        <w:jc w:val="center"/>
        <w:rPr>
          <w:rFonts w:ascii="Arial" w:hAnsi="Arial" w:cs="Arial"/>
          <w:noProof/>
        </w:rPr>
      </w:pPr>
      <w:r w:rsidRPr="00725EC0">
        <w:rPr>
          <w:rFonts w:ascii="Arial" w:hAnsi="Arial" w:cs="Arial"/>
          <w:sz w:val="24"/>
          <w:szCs w:val="24"/>
        </w:rPr>
        <w:t xml:space="preserve">Gráfica </w:t>
      </w:r>
      <w:r w:rsidRPr="00725EC0">
        <w:rPr>
          <w:rFonts w:ascii="Arial" w:hAnsi="Arial" w:cs="Arial"/>
          <w:noProof/>
          <w:sz w:val="24"/>
          <w:szCs w:val="24"/>
        </w:rPr>
        <w:t>3</w:t>
      </w:r>
      <w:r w:rsidRPr="00725EC0">
        <w:rPr>
          <w:rFonts w:ascii="Arial" w:hAnsi="Arial" w:cs="Arial"/>
          <w:sz w:val="24"/>
          <w:szCs w:val="24"/>
        </w:rPr>
        <w:t xml:space="preserve">. </w:t>
      </w:r>
      <w:r w:rsidR="00983D0B" w:rsidRPr="00725EC0">
        <w:rPr>
          <w:rFonts w:ascii="Arial" w:hAnsi="Arial" w:cs="Arial"/>
          <w:sz w:val="24"/>
          <w:szCs w:val="24"/>
          <w:lang w:val="es-CO"/>
        </w:rPr>
        <w:t>Departamento del Cauca.</w:t>
      </w:r>
      <w:r w:rsidRPr="00725EC0">
        <w:rPr>
          <w:rFonts w:ascii="Arial" w:hAnsi="Arial" w:cs="Arial"/>
          <w:sz w:val="24"/>
          <w:szCs w:val="24"/>
          <w:lang w:val="es-CO"/>
        </w:rPr>
        <w:t xml:space="preserve"> Distribución de unidades comerciales e industrial</w:t>
      </w:r>
      <w:r w:rsidR="00983D0B" w:rsidRPr="00725EC0">
        <w:rPr>
          <w:rFonts w:ascii="Arial" w:hAnsi="Arial" w:cs="Arial"/>
          <w:sz w:val="24"/>
          <w:szCs w:val="24"/>
          <w:lang w:val="es-CO"/>
        </w:rPr>
        <w:t xml:space="preserve">es según </w:t>
      </w:r>
      <w:r w:rsidR="00DC44CB" w:rsidRPr="00725EC0">
        <w:rPr>
          <w:rFonts w:ascii="Arial" w:hAnsi="Arial" w:cs="Arial"/>
          <w:sz w:val="24"/>
          <w:szCs w:val="24"/>
          <w:lang w:val="es-CO"/>
        </w:rPr>
        <w:t>sub</w:t>
      </w:r>
      <w:r w:rsidR="00983D0B" w:rsidRPr="00725EC0">
        <w:rPr>
          <w:rFonts w:ascii="Arial" w:hAnsi="Arial" w:cs="Arial"/>
          <w:sz w:val="24"/>
          <w:szCs w:val="24"/>
          <w:lang w:val="es-CO"/>
        </w:rPr>
        <w:t xml:space="preserve">región de localización. </w:t>
      </w:r>
      <w:r w:rsidRPr="00725EC0">
        <w:rPr>
          <w:rFonts w:ascii="Arial" w:hAnsi="Arial" w:cs="Arial"/>
          <w:sz w:val="24"/>
          <w:szCs w:val="24"/>
          <w:lang w:val="es-CO"/>
        </w:rPr>
        <w:t>2021</w:t>
      </w:r>
      <w:r w:rsidRPr="00F7272A">
        <w:rPr>
          <w:rFonts w:ascii="Arial" w:hAnsi="Arial" w:cs="Arial"/>
          <w:noProof/>
          <w:lang w:val="es-CO" w:eastAsia="es-CO"/>
        </w:rPr>
        <w:drawing>
          <wp:inline distT="0" distB="0" distL="0" distR="0" wp14:anchorId="7BE5FD29" wp14:editId="60417354">
            <wp:extent cx="2520000" cy="2051685"/>
            <wp:effectExtent l="0" t="0" r="0" b="5715"/>
            <wp:docPr id="15" name="Gráfico 15">
              <a:extLst xmlns:a="http://schemas.openxmlformats.org/drawingml/2006/main">
                <a:ext uri="{FF2B5EF4-FFF2-40B4-BE49-F238E27FC236}">
                  <a16:creationId xmlns:a16="http://schemas.microsoft.com/office/drawing/2014/main" id="{3389DC9A-D653-4E15-BF25-17A3D82B93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F7272A">
        <w:rPr>
          <w:rFonts w:ascii="Arial" w:hAnsi="Arial" w:cs="Arial"/>
          <w:noProof/>
          <w:lang w:val="es-CO" w:eastAsia="es-CO"/>
        </w:rPr>
        <w:drawing>
          <wp:inline distT="0" distB="0" distL="0" distR="0" wp14:anchorId="1E868AC4" wp14:editId="2A8640E5">
            <wp:extent cx="2520000" cy="2087880"/>
            <wp:effectExtent l="0" t="0" r="0" b="7620"/>
            <wp:docPr id="16" name="Gráfico 16">
              <a:extLst xmlns:a="http://schemas.openxmlformats.org/drawingml/2006/main">
                <a:ext uri="{FF2B5EF4-FFF2-40B4-BE49-F238E27FC236}">
                  <a16:creationId xmlns:a16="http://schemas.microsoft.com/office/drawing/2014/main" id="{6FFC2E23-21A7-439E-A5E7-7984D6B2AF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F7272A">
        <w:rPr>
          <w:rFonts w:ascii="Arial" w:hAnsi="Arial" w:cs="Arial"/>
          <w:noProof/>
        </w:rPr>
        <w:t xml:space="preserve"> </w:t>
      </w:r>
    </w:p>
    <w:p w14:paraId="4F7ED03F" w14:textId="77777777" w:rsidR="00CF2555" w:rsidRPr="00F7272A" w:rsidRDefault="00CF2555" w:rsidP="00CF2555">
      <w:pPr>
        <w:jc w:val="center"/>
        <w:rPr>
          <w:rFonts w:ascii="Arial" w:hAnsi="Arial" w:cs="Arial"/>
        </w:rPr>
      </w:pPr>
      <w:r w:rsidRPr="00F7272A">
        <w:rPr>
          <w:rFonts w:ascii="Arial" w:hAnsi="Arial" w:cs="Arial"/>
          <w:noProof/>
          <w:lang w:val="es-CO" w:eastAsia="es-CO"/>
        </w:rPr>
        <w:lastRenderedPageBreak/>
        <w:drawing>
          <wp:inline distT="0" distB="0" distL="0" distR="0" wp14:anchorId="7B7453CD" wp14:editId="6C4918C9">
            <wp:extent cx="3276600" cy="2065020"/>
            <wp:effectExtent l="0" t="0" r="0" b="11430"/>
            <wp:docPr id="10" name="Gráfico 10">
              <a:extLst xmlns:a="http://schemas.openxmlformats.org/drawingml/2006/main">
                <a:ext uri="{FF2B5EF4-FFF2-40B4-BE49-F238E27FC236}">
                  <a16:creationId xmlns:a16="http://schemas.microsoft.com/office/drawing/2014/main" id="{A9BAE0C7-4358-4265-BA40-305E34BFBA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F07DE3F" w14:textId="77777777" w:rsidR="00CF2555" w:rsidRPr="00725EC0" w:rsidRDefault="00CF2555" w:rsidP="00CF2555">
      <w:pPr>
        <w:spacing w:line="276" w:lineRule="auto"/>
        <w:jc w:val="both"/>
        <w:rPr>
          <w:rFonts w:ascii="Arial" w:hAnsi="Arial" w:cs="Arial"/>
          <w:sz w:val="20"/>
          <w:szCs w:val="20"/>
          <w:lang w:val="es-CO"/>
        </w:rPr>
      </w:pPr>
      <w:r w:rsidRPr="00725EC0">
        <w:rPr>
          <w:rFonts w:ascii="Arial" w:hAnsi="Arial" w:cs="Arial"/>
          <w:sz w:val="20"/>
          <w:szCs w:val="20"/>
          <w:lang w:val="es-CO"/>
        </w:rPr>
        <w:t>Fuente: Elaboración PERS-CAUCA con base en Sistema Único de Información de Servicios Públicos</w:t>
      </w:r>
    </w:p>
    <w:p w14:paraId="773CC635" w14:textId="77777777" w:rsidR="00186B44" w:rsidRDefault="00874292" w:rsidP="00D74D8D">
      <w:pPr>
        <w:spacing w:line="276" w:lineRule="auto"/>
        <w:jc w:val="both"/>
        <w:rPr>
          <w:rFonts w:ascii="Arial" w:hAnsi="Arial" w:cs="Arial"/>
          <w:sz w:val="24"/>
          <w:szCs w:val="24"/>
          <w:lang w:val="es-CO"/>
        </w:rPr>
      </w:pPr>
      <w:bookmarkStart w:id="24" w:name="_MON_1705561493"/>
      <w:bookmarkEnd w:id="24"/>
      <w:r w:rsidRPr="00725EC0">
        <w:rPr>
          <w:rFonts w:ascii="Arial" w:hAnsi="Arial" w:cs="Arial"/>
          <w:sz w:val="24"/>
          <w:szCs w:val="24"/>
        </w:rPr>
        <w:t>Al analizar la distribución de estas unidades según ubicación por subregión</w:t>
      </w:r>
      <w:r w:rsidRPr="00725EC0">
        <w:rPr>
          <w:rFonts w:ascii="Arial" w:hAnsi="Arial" w:cs="Arial"/>
          <w:sz w:val="24"/>
          <w:szCs w:val="24"/>
          <w:lang w:val="es-CO"/>
        </w:rPr>
        <w:t xml:space="preserve">, es de notar que en su gran mayoría las unidades comerciales, institucionales e industriales se concentran en las zonas centro y norte. Por lo tanto, la distribución de las unidades no residenciales por subregión es una sugerencia de la distribución a priori de las encuestas de cada </w:t>
      </w:r>
      <w:r w:rsidR="009E237C" w:rsidRPr="00725EC0">
        <w:rPr>
          <w:rFonts w:ascii="Arial" w:hAnsi="Arial" w:cs="Arial"/>
          <w:sz w:val="24"/>
          <w:szCs w:val="24"/>
          <w:lang w:val="es-CO"/>
        </w:rPr>
        <w:t xml:space="preserve">sector. </w:t>
      </w:r>
    </w:p>
    <w:p w14:paraId="3E458D06" w14:textId="718CDE2E" w:rsidR="0083112C" w:rsidRDefault="009E237C" w:rsidP="00D74D8D">
      <w:pPr>
        <w:spacing w:line="276" w:lineRule="auto"/>
        <w:jc w:val="both"/>
        <w:rPr>
          <w:rFonts w:ascii="Arial" w:hAnsi="Arial" w:cs="Arial"/>
          <w:sz w:val="24"/>
          <w:szCs w:val="24"/>
          <w:lang w:val="es-CO"/>
        </w:rPr>
      </w:pPr>
      <w:r w:rsidRPr="00725EC0">
        <w:rPr>
          <w:rFonts w:ascii="Arial" w:hAnsi="Arial" w:cs="Arial"/>
          <w:sz w:val="24"/>
          <w:szCs w:val="24"/>
          <w:lang w:val="es-CO"/>
        </w:rPr>
        <w:t>La Tabla 6 presenta la distribución de las encuestas por subregión.</w:t>
      </w:r>
    </w:p>
    <w:p w14:paraId="487CCFCD" w14:textId="77777777" w:rsidR="00186B44" w:rsidRPr="00725EC0" w:rsidRDefault="00186B44" w:rsidP="00D74D8D">
      <w:pPr>
        <w:spacing w:line="276" w:lineRule="auto"/>
        <w:jc w:val="both"/>
        <w:rPr>
          <w:rFonts w:ascii="Arial" w:hAnsi="Arial" w:cs="Arial"/>
          <w:sz w:val="24"/>
          <w:szCs w:val="24"/>
          <w:lang w:val="es-CO"/>
        </w:rPr>
      </w:pPr>
    </w:p>
    <w:p w14:paraId="74D4B1EC" w14:textId="347824DB" w:rsidR="00433CB1" w:rsidRPr="00725EC0" w:rsidRDefault="0083112C" w:rsidP="009E237C">
      <w:pPr>
        <w:pStyle w:val="Descripcin"/>
        <w:jc w:val="center"/>
        <w:rPr>
          <w:rFonts w:ascii="Arial" w:hAnsi="Arial" w:cs="Arial"/>
          <w:sz w:val="24"/>
          <w:szCs w:val="24"/>
          <w:lang w:val="es-CO"/>
        </w:rPr>
      </w:pPr>
      <w:r w:rsidRPr="00F7272A">
        <w:rPr>
          <w:rFonts w:ascii="Arial" w:hAnsi="Arial" w:cs="Arial"/>
          <w:sz w:val="24"/>
          <w:szCs w:val="24"/>
        </w:rPr>
        <w:t xml:space="preserve">Tabla </w:t>
      </w:r>
      <w:r w:rsidRPr="00F7272A">
        <w:rPr>
          <w:rFonts w:ascii="Arial" w:hAnsi="Arial" w:cs="Arial"/>
          <w:sz w:val="24"/>
          <w:szCs w:val="24"/>
        </w:rPr>
        <w:fldChar w:fldCharType="begin"/>
      </w:r>
      <w:r w:rsidRPr="00F7272A">
        <w:rPr>
          <w:rFonts w:ascii="Arial" w:hAnsi="Arial" w:cs="Arial"/>
          <w:sz w:val="24"/>
          <w:szCs w:val="24"/>
        </w:rPr>
        <w:instrText xml:space="preserve"> SEQ Tabla \* ARABIC </w:instrText>
      </w:r>
      <w:r w:rsidRPr="00F7272A">
        <w:rPr>
          <w:rFonts w:ascii="Arial" w:hAnsi="Arial" w:cs="Arial"/>
          <w:sz w:val="24"/>
          <w:szCs w:val="24"/>
        </w:rPr>
        <w:fldChar w:fldCharType="separate"/>
      </w:r>
      <w:r w:rsidRPr="00F7272A">
        <w:rPr>
          <w:rFonts w:ascii="Arial" w:hAnsi="Arial" w:cs="Arial"/>
          <w:noProof/>
          <w:sz w:val="24"/>
          <w:szCs w:val="24"/>
        </w:rPr>
        <w:t>6</w:t>
      </w:r>
      <w:r w:rsidRPr="00F7272A">
        <w:rPr>
          <w:rFonts w:ascii="Arial" w:hAnsi="Arial" w:cs="Arial"/>
          <w:sz w:val="24"/>
          <w:szCs w:val="24"/>
        </w:rPr>
        <w:fldChar w:fldCharType="end"/>
      </w:r>
      <w:r w:rsidRPr="00F7272A">
        <w:rPr>
          <w:rFonts w:ascii="Arial" w:hAnsi="Arial" w:cs="Arial"/>
          <w:sz w:val="24"/>
          <w:szCs w:val="24"/>
        </w:rPr>
        <w:t xml:space="preserve">. </w:t>
      </w:r>
      <w:r w:rsidR="009E237C" w:rsidRPr="00F7272A">
        <w:rPr>
          <w:rFonts w:ascii="Arial" w:hAnsi="Arial" w:cs="Arial"/>
          <w:sz w:val="24"/>
          <w:szCs w:val="24"/>
        </w:rPr>
        <w:t>Asignación de encuestas por subregión</w:t>
      </w:r>
    </w:p>
    <w:p w14:paraId="555AE4C6" w14:textId="54FB4071" w:rsidR="0083112C" w:rsidRPr="00725EC0" w:rsidRDefault="00F90833" w:rsidP="009E237C">
      <w:pPr>
        <w:jc w:val="center"/>
        <w:rPr>
          <w:rFonts w:ascii="Arial" w:hAnsi="Arial" w:cs="Arial"/>
          <w:sz w:val="20"/>
          <w:szCs w:val="20"/>
          <w:lang w:val="es-CO"/>
        </w:rPr>
      </w:pPr>
      <w:r w:rsidRPr="00725EC0">
        <w:rPr>
          <w:rFonts w:ascii="Arial" w:hAnsi="Arial" w:cs="Arial"/>
          <w:noProof/>
          <w:lang w:val="es-CO"/>
        </w:rPr>
        <w:object w:dxaOrig="9674" w:dyaOrig="3176" w14:anchorId="10528ED9">
          <v:shape id="_x0000_i1025" type="#_x0000_t75" alt="" style="width:459.9pt;height:150.3pt;mso-width-percent:0;mso-height-percent:0;mso-width-percent:0;mso-height-percent:0" o:ole="">
            <v:imagedata r:id="rId29" o:title=""/>
          </v:shape>
          <o:OLEObject Type="Embed" ProgID="Excel.Sheet.12" ShapeID="_x0000_i1025" DrawAspect="Content" ObjectID="_1709039449" r:id="rId30"/>
        </w:object>
      </w:r>
      <w:r w:rsidR="0083112C" w:rsidRPr="00725EC0">
        <w:rPr>
          <w:rFonts w:ascii="Arial" w:hAnsi="Arial" w:cs="Arial"/>
          <w:sz w:val="20"/>
          <w:szCs w:val="20"/>
          <w:lang w:val="es-CO"/>
        </w:rPr>
        <w:t>Fuente: Elaboración PERS-CAUCA</w:t>
      </w:r>
    </w:p>
    <w:p w14:paraId="011ADEED" w14:textId="3ADB1229" w:rsidR="00433CB1" w:rsidRDefault="00433CB1" w:rsidP="00D74D8D">
      <w:pPr>
        <w:spacing w:line="276" w:lineRule="auto"/>
        <w:jc w:val="both"/>
        <w:rPr>
          <w:rFonts w:ascii="Arial" w:hAnsi="Arial" w:cs="Arial"/>
          <w:sz w:val="24"/>
          <w:szCs w:val="24"/>
          <w:lang w:val="es-CO"/>
        </w:rPr>
      </w:pPr>
    </w:p>
    <w:p w14:paraId="0154715C" w14:textId="1F8D8E52" w:rsidR="005C7DB3" w:rsidRDefault="005C7DB3" w:rsidP="00D74D8D">
      <w:pPr>
        <w:spacing w:line="276" w:lineRule="auto"/>
        <w:jc w:val="both"/>
        <w:rPr>
          <w:rFonts w:ascii="Arial" w:hAnsi="Arial" w:cs="Arial"/>
          <w:sz w:val="24"/>
          <w:szCs w:val="24"/>
          <w:lang w:val="es-CO"/>
        </w:rPr>
      </w:pPr>
    </w:p>
    <w:p w14:paraId="092BDF0F" w14:textId="27DBC3A6" w:rsidR="00D0621C" w:rsidRDefault="00D0621C" w:rsidP="00D74D8D">
      <w:pPr>
        <w:spacing w:line="276" w:lineRule="auto"/>
        <w:jc w:val="both"/>
        <w:rPr>
          <w:rFonts w:ascii="Arial" w:hAnsi="Arial" w:cs="Arial"/>
          <w:sz w:val="24"/>
          <w:szCs w:val="24"/>
          <w:lang w:val="es-CO"/>
        </w:rPr>
        <w:sectPr w:rsidR="00D0621C">
          <w:headerReference w:type="default" r:id="rId31"/>
          <w:footerReference w:type="default" r:id="rId32"/>
          <w:pgSz w:w="12240" w:h="15840"/>
          <w:pgMar w:top="1417" w:right="1701" w:bottom="1417" w:left="1701" w:header="708" w:footer="708" w:gutter="0"/>
          <w:cols w:space="708"/>
          <w:docGrid w:linePitch="360"/>
        </w:sectPr>
      </w:pPr>
    </w:p>
    <w:p w14:paraId="1108AB8F" w14:textId="77777777" w:rsidR="00146A21" w:rsidRPr="00725EC0" w:rsidRDefault="00146A21" w:rsidP="00F7272A">
      <w:pPr>
        <w:pStyle w:val="Ttulo1"/>
        <w:numPr>
          <w:ilvl w:val="0"/>
          <w:numId w:val="9"/>
        </w:numPr>
        <w:rPr>
          <w:rFonts w:cs="Arial"/>
          <w:lang w:val="es-ES_tradnl"/>
        </w:rPr>
      </w:pPr>
      <w:bookmarkStart w:id="25" w:name="introducción"/>
      <w:r w:rsidRPr="008C30BC">
        <w:rPr>
          <w:rFonts w:cs="Arial"/>
          <w:lang w:val="es-ES_tradnl"/>
        </w:rPr>
        <w:lastRenderedPageBreak/>
        <w:t>Anexo 1.  Metodología para la muestra de unidades residenciales</w:t>
      </w:r>
    </w:p>
    <w:p w14:paraId="14AA5436" w14:textId="77777777" w:rsidR="00146A21" w:rsidRPr="00725EC0" w:rsidRDefault="00146A21" w:rsidP="00F7272A">
      <w:pPr>
        <w:pStyle w:val="Ttulo1"/>
        <w:numPr>
          <w:ilvl w:val="1"/>
          <w:numId w:val="9"/>
        </w:numPr>
        <w:rPr>
          <w:rFonts w:cs="Arial"/>
          <w:lang w:val="es-ES_tradnl"/>
        </w:rPr>
      </w:pPr>
      <w:r w:rsidRPr="00725EC0">
        <w:rPr>
          <w:rFonts w:cs="Arial"/>
          <w:lang w:val="es-ES_tradnl"/>
        </w:rPr>
        <w:t>Introducción</w:t>
      </w:r>
    </w:p>
    <w:p w14:paraId="656D4520" w14:textId="2D9B39DF" w:rsidR="00146A21" w:rsidRPr="00725EC0" w:rsidRDefault="00146A21" w:rsidP="00146A21">
      <w:pPr>
        <w:pStyle w:val="FirstParagraph"/>
        <w:spacing w:line="276" w:lineRule="auto"/>
        <w:jc w:val="both"/>
        <w:rPr>
          <w:rFonts w:ascii="Arial" w:hAnsi="Arial" w:cs="Arial"/>
          <w:lang w:val="es-ES_tradnl"/>
        </w:rPr>
      </w:pPr>
      <w:r w:rsidRPr="00725EC0">
        <w:rPr>
          <w:rFonts w:ascii="Arial" w:hAnsi="Arial" w:cs="Arial"/>
          <w:lang w:val="es-ES_tradnl"/>
        </w:rPr>
        <w:t xml:space="preserve">El presente acápite tiene como propósito profundizar en los detalles técnicos relacionados con los procesos de estimación de la muestra y los factores de expansión necesarios para alcanzar representativa muestral subregional, de acuerdo con </w:t>
      </w:r>
      <w:r w:rsidR="00A9224C" w:rsidRPr="00725EC0">
        <w:rPr>
          <w:rFonts w:ascii="Arial" w:hAnsi="Arial" w:cs="Arial"/>
          <w:lang w:val="es-ES_tradnl"/>
        </w:rPr>
        <w:t>la localización residencial rural y/o cabecera urbana</w:t>
      </w:r>
      <w:r w:rsidRPr="00725EC0">
        <w:rPr>
          <w:rFonts w:ascii="Arial" w:hAnsi="Arial" w:cs="Arial"/>
          <w:lang w:val="es-ES_tradnl"/>
        </w:rPr>
        <w:t xml:space="preserve"> en el Departamento del Cauca. En tal sentido, este apartado se presenta como una guía metodológica para el trabajo de campo que se desarrollará durante la ejecución del PERS Cauca, tomando como base los instrumentos estadísticos diseñados para el levantamiento de información primaria, como se informó en el </w:t>
      </w:r>
      <w:r w:rsidR="007C5458" w:rsidRPr="00F7272A">
        <w:rPr>
          <w:rFonts w:ascii="Arial" w:hAnsi="Arial" w:cs="Arial"/>
          <w:lang w:val="es-ES_tradnl"/>
        </w:rPr>
        <w:t>capítulo</w:t>
      </w:r>
      <w:r w:rsidRPr="00F7272A">
        <w:rPr>
          <w:rFonts w:ascii="Arial" w:hAnsi="Arial" w:cs="Arial"/>
          <w:lang w:val="es-ES_tradnl"/>
        </w:rPr>
        <w:t xml:space="preserve"> 4</w:t>
      </w:r>
      <w:r w:rsidRPr="00F7272A">
        <w:rPr>
          <w:rStyle w:val="Refdenotaalpie"/>
          <w:rFonts w:ascii="Arial" w:hAnsi="Arial" w:cs="Arial"/>
          <w:lang w:val="es-ES_tradnl"/>
        </w:rPr>
        <w:footnoteReference w:id="8"/>
      </w:r>
      <w:r w:rsidRPr="00725EC0">
        <w:rPr>
          <w:rFonts w:ascii="Arial" w:hAnsi="Arial" w:cs="Arial"/>
          <w:lang w:val="es-ES_tradnl"/>
        </w:rPr>
        <w:t>.</w:t>
      </w:r>
    </w:p>
    <w:p w14:paraId="2C01CE98" w14:textId="77777777" w:rsidR="00146A21" w:rsidRPr="00725EC0" w:rsidRDefault="00146A21" w:rsidP="00F7272A">
      <w:pPr>
        <w:pStyle w:val="Ttulo1"/>
        <w:numPr>
          <w:ilvl w:val="1"/>
          <w:numId w:val="9"/>
        </w:numPr>
        <w:rPr>
          <w:rFonts w:cs="Arial"/>
          <w:lang w:val="es-ES_tradnl"/>
        </w:rPr>
      </w:pPr>
      <w:r w:rsidRPr="00725EC0">
        <w:rPr>
          <w:rFonts w:cs="Arial"/>
          <w:lang w:val="es-ES_tradnl"/>
        </w:rPr>
        <w:t>Factores de expansión</w:t>
      </w:r>
    </w:p>
    <w:p w14:paraId="5C5F5B42" w14:textId="2CA3E1AD" w:rsidR="00146A21" w:rsidRPr="00725EC0" w:rsidRDefault="00146A21" w:rsidP="00146A21">
      <w:pPr>
        <w:pStyle w:val="FirstParagraph"/>
        <w:spacing w:line="276" w:lineRule="auto"/>
        <w:jc w:val="both"/>
        <w:rPr>
          <w:rFonts w:ascii="Arial" w:hAnsi="Arial" w:cs="Arial"/>
          <w:lang w:val="es-ES_tradnl"/>
        </w:rPr>
      </w:pPr>
      <w:r w:rsidRPr="00725EC0">
        <w:rPr>
          <w:rFonts w:ascii="Arial" w:hAnsi="Arial" w:cs="Arial"/>
          <w:lang w:val="es-ES_tradnl"/>
        </w:rPr>
        <w:t xml:space="preserve">Como se señaló en el capítulo 4, para el cálculo de los factores de expansión se utilizarán las probabilidades de obtener cada uno de los elementos de la población objeto de estudio, en concordancia con los postulados teóricos derivados del Teorema Bayes. La representación general de la regla de </w:t>
      </w:r>
      <w:proofErr w:type="spellStart"/>
      <w:r w:rsidR="007C5458" w:rsidRPr="00725EC0">
        <w:rPr>
          <w:rFonts w:ascii="Arial" w:hAnsi="Arial" w:cs="Arial"/>
          <w:lang w:val="es-ES_tradnl"/>
        </w:rPr>
        <w:t>Bayes</w:t>
      </w:r>
      <w:proofErr w:type="spellEnd"/>
      <w:r w:rsidRPr="00725EC0">
        <w:rPr>
          <w:rFonts w:ascii="Arial" w:hAnsi="Arial" w:cs="Arial"/>
          <w:lang w:val="es-ES_tradnl"/>
        </w:rPr>
        <w:t xml:space="preserve"> viene dada por la siguiente expresión:</w:t>
      </w:r>
    </w:p>
    <w:p w14:paraId="513CDC1A" w14:textId="77777777" w:rsidR="00146A21" w:rsidRPr="00725EC0" w:rsidRDefault="00146A21" w:rsidP="00146A21">
      <w:pPr>
        <w:pStyle w:val="Textoindependiente"/>
        <w:spacing w:line="360" w:lineRule="auto"/>
        <w:jc w:val="both"/>
        <w:rPr>
          <w:rFonts w:ascii="Arial" w:hAnsi="Arial" w:cs="Arial"/>
          <w:lang w:val="es-ES_tradnl"/>
        </w:rPr>
      </w:pPr>
      <m:oMathPara>
        <m:oMathParaPr>
          <m:jc m:val="center"/>
        </m:oMathParaPr>
        <m:oMath>
          <m:r>
            <w:rPr>
              <w:rFonts w:ascii="Cambria Math" w:hAnsi="Cambria Math" w:cs="Arial"/>
              <w:lang w:val="es-ES_tradnl"/>
            </w:rPr>
            <m:t>P</m:t>
          </m:r>
          <m:r>
            <m:rPr>
              <m:sty m:val="p"/>
            </m:rPr>
            <w:rPr>
              <w:rFonts w:ascii="Cambria Math" w:hAnsi="Cambria Math" w:cs="Arial"/>
              <w:lang w:val="es-ES_tradnl"/>
            </w:rPr>
            <m:t>(</m:t>
          </m:r>
          <m:r>
            <w:rPr>
              <w:rFonts w:ascii="Cambria Math" w:hAnsi="Cambria Math" w:cs="Arial"/>
              <w:lang w:val="es-ES_tradnl"/>
            </w:rPr>
            <m:t>θ</m:t>
          </m:r>
          <m:r>
            <m:rPr>
              <m:sty m:val="p"/>
            </m:rPr>
            <w:rPr>
              <w:rFonts w:ascii="Cambria Math" w:hAnsi="Cambria Math" w:cs="Arial"/>
              <w:lang w:val="es-ES_tradnl"/>
            </w:rPr>
            <m:t>|</m:t>
          </m:r>
          <m:r>
            <w:rPr>
              <w:rFonts w:ascii="Cambria Math" w:hAnsi="Cambria Math" w:cs="Arial"/>
              <w:lang w:val="es-ES_tradnl"/>
            </w:rPr>
            <m:t>x</m:t>
          </m:r>
          <m:r>
            <m:rPr>
              <m:sty m:val="p"/>
            </m:rPr>
            <w:rPr>
              <w:rFonts w:ascii="Cambria Math" w:hAnsi="Cambria Math" w:cs="Arial"/>
              <w:lang w:val="es-ES_tradnl"/>
            </w:rPr>
            <m:t>)=</m:t>
          </m:r>
          <m:f>
            <m:fPr>
              <m:ctrlPr>
                <w:rPr>
                  <w:rFonts w:ascii="Cambria Math" w:hAnsi="Cambria Math" w:cs="Arial"/>
                  <w:lang w:val="es-ES_tradnl"/>
                </w:rPr>
              </m:ctrlPr>
            </m:fPr>
            <m:num>
              <m:r>
                <w:rPr>
                  <w:rFonts w:ascii="Cambria Math" w:hAnsi="Cambria Math" w:cs="Arial"/>
                  <w:lang w:val="es-ES_tradnl"/>
                </w:rPr>
                <m:t>P</m:t>
              </m:r>
              <m:r>
                <m:rPr>
                  <m:sty m:val="p"/>
                </m:rPr>
                <w:rPr>
                  <w:rFonts w:ascii="Cambria Math" w:hAnsi="Cambria Math" w:cs="Arial"/>
                  <w:lang w:val="es-ES_tradnl"/>
                </w:rPr>
                <m:t>(</m:t>
              </m:r>
              <m:r>
                <w:rPr>
                  <w:rFonts w:ascii="Cambria Math" w:hAnsi="Cambria Math" w:cs="Arial"/>
                  <w:lang w:val="es-ES_tradnl"/>
                </w:rPr>
                <m:t>x</m:t>
              </m:r>
              <m:r>
                <m:rPr>
                  <m:sty m:val="p"/>
                </m:rPr>
                <w:rPr>
                  <w:rFonts w:ascii="Cambria Math" w:hAnsi="Cambria Math" w:cs="Arial"/>
                  <w:lang w:val="es-ES_tradnl"/>
                </w:rPr>
                <m:t>|</m:t>
              </m:r>
              <m:r>
                <w:rPr>
                  <w:rFonts w:ascii="Cambria Math" w:hAnsi="Cambria Math" w:cs="Arial"/>
                  <w:lang w:val="es-ES_tradnl"/>
                </w:rPr>
                <m:t>θ</m:t>
              </m:r>
              <m:r>
                <m:rPr>
                  <m:sty m:val="p"/>
                </m:rPr>
                <w:rPr>
                  <w:rFonts w:ascii="Cambria Math" w:hAnsi="Cambria Math" w:cs="Arial"/>
                  <w:lang w:val="es-ES_tradnl"/>
                </w:rPr>
                <m:t>)</m:t>
              </m:r>
              <m:r>
                <w:rPr>
                  <w:rFonts w:ascii="Cambria Math" w:hAnsi="Cambria Math" w:cs="Arial"/>
                  <w:lang w:val="es-ES_tradnl"/>
                </w:rPr>
                <m:t>P</m:t>
              </m:r>
              <m:r>
                <m:rPr>
                  <m:sty m:val="p"/>
                </m:rPr>
                <w:rPr>
                  <w:rFonts w:ascii="Cambria Math" w:hAnsi="Cambria Math" w:cs="Arial"/>
                  <w:lang w:val="es-ES_tradnl"/>
                </w:rPr>
                <m:t>(</m:t>
              </m:r>
              <m:r>
                <w:rPr>
                  <w:rFonts w:ascii="Cambria Math" w:hAnsi="Cambria Math" w:cs="Arial"/>
                  <w:lang w:val="es-ES_tradnl"/>
                </w:rPr>
                <m:t>θ</m:t>
              </m:r>
              <m:r>
                <m:rPr>
                  <m:sty m:val="p"/>
                </m:rPr>
                <w:rPr>
                  <w:rFonts w:ascii="Cambria Math" w:hAnsi="Cambria Math" w:cs="Arial"/>
                  <w:lang w:val="es-ES_tradnl"/>
                </w:rPr>
                <m:t>)</m:t>
              </m:r>
            </m:num>
            <m:den>
              <m:nary>
                <m:naryPr>
                  <m:limLoc m:val="subSup"/>
                  <m:supHide m:val="1"/>
                  <m:ctrlPr>
                    <w:rPr>
                      <w:rFonts w:ascii="Cambria Math" w:hAnsi="Cambria Math" w:cs="Arial"/>
                      <w:lang w:val="es-ES_tradnl"/>
                    </w:rPr>
                  </m:ctrlPr>
                </m:naryPr>
                <m:sub>
                  <m:r>
                    <w:rPr>
                      <w:rFonts w:ascii="Cambria Math" w:hAnsi="Cambria Math" w:cs="Arial"/>
                      <w:lang w:val="es-ES_tradnl"/>
                    </w:rPr>
                    <m:t>Θ</m:t>
                  </m:r>
                </m:sub>
                <m:sup>
                  <m:r>
                    <w:rPr>
                      <w:rFonts w:ascii="Cambria Math" w:hAnsi="Cambria Math" w:cs="Arial"/>
                      <w:lang w:val="es-ES_tradnl"/>
                    </w:rPr>
                    <m:t>​</m:t>
                  </m:r>
                </m:sup>
                <m:e>
                  <m:r>
                    <w:rPr>
                      <w:rFonts w:ascii="Cambria Math" w:hAnsi="Cambria Math" w:cs="Arial"/>
                      <w:lang w:val="es-ES_tradnl"/>
                    </w:rPr>
                    <m:t>P</m:t>
                  </m:r>
                </m:e>
              </m:nary>
              <m:r>
                <m:rPr>
                  <m:sty m:val="p"/>
                </m:rPr>
                <w:rPr>
                  <w:rFonts w:ascii="Cambria Math" w:hAnsi="Cambria Math" w:cs="Arial"/>
                  <w:lang w:val="es-ES_tradnl"/>
                </w:rPr>
                <m:t>(</m:t>
              </m:r>
              <m:r>
                <w:rPr>
                  <w:rFonts w:ascii="Cambria Math" w:hAnsi="Cambria Math" w:cs="Arial"/>
                  <w:lang w:val="es-ES_tradnl"/>
                </w:rPr>
                <m:t>x</m:t>
              </m:r>
              <m:r>
                <m:rPr>
                  <m:sty m:val="p"/>
                </m:rPr>
                <w:rPr>
                  <w:rFonts w:ascii="Cambria Math" w:hAnsi="Cambria Math" w:cs="Arial"/>
                  <w:lang w:val="es-ES_tradnl"/>
                </w:rPr>
                <m:t>|</m:t>
              </m:r>
              <m:r>
                <w:rPr>
                  <w:rFonts w:ascii="Cambria Math" w:hAnsi="Cambria Math" w:cs="Arial"/>
                  <w:lang w:val="es-ES_tradnl"/>
                </w:rPr>
                <m:t>θ</m:t>
              </m:r>
              <m:r>
                <m:rPr>
                  <m:sty m:val="p"/>
                </m:rPr>
                <w:rPr>
                  <w:rFonts w:ascii="Cambria Math" w:hAnsi="Cambria Math" w:cs="Arial"/>
                  <w:lang w:val="es-ES_tradnl"/>
                </w:rPr>
                <m:t>)</m:t>
              </m:r>
              <m:r>
                <w:rPr>
                  <w:rFonts w:ascii="Cambria Math" w:hAnsi="Cambria Math" w:cs="Arial"/>
                  <w:lang w:val="es-ES_tradnl"/>
                </w:rPr>
                <m:t>P</m:t>
              </m:r>
              <m:r>
                <m:rPr>
                  <m:sty m:val="p"/>
                </m:rPr>
                <w:rPr>
                  <w:rFonts w:ascii="Cambria Math" w:hAnsi="Cambria Math" w:cs="Arial"/>
                  <w:lang w:val="es-ES_tradnl"/>
                </w:rPr>
                <m:t>(</m:t>
              </m:r>
              <m:r>
                <w:rPr>
                  <w:rFonts w:ascii="Cambria Math" w:hAnsi="Cambria Math" w:cs="Arial"/>
                  <w:lang w:val="es-ES_tradnl"/>
                </w:rPr>
                <m:t>θ</m:t>
              </m:r>
              <m:r>
                <m:rPr>
                  <m:sty m:val="p"/>
                </m:rPr>
                <w:rPr>
                  <w:rFonts w:ascii="Cambria Math" w:hAnsi="Cambria Math" w:cs="Arial"/>
                  <w:lang w:val="es-ES_tradnl"/>
                </w:rPr>
                <m:t>)</m:t>
              </m:r>
              <m:r>
                <w:rPr>
                  <w:rFonts w:ascii="Cambria Math" w:hAnsi="Cambria Math" w:cs="Arial"/>
                  <w:lang w:val="es-ES_tradnl"/>
                </w:rPr>
                <m:t>dθ</m:t>
              </m:r>
            </m:den>
          </m:f>
        </m:oMath>
      </m:oMathPara>
    </w:p>
    <w:p w14:paraId="26D4A538" w14:textId="2D0D186A" w:rsidR="00146A21" w:rsidRPr="00725EC0" w:rsidRDefault="00146A21" w:rsidP="00146A21">
      <w:pPr>
        <w:pStyle w:val="FirstParagraph"/>
        <w:spacing w:line="276" w:lineRule="auto"/>
        <w:jc w:val="both"/>
        <w:rPr>
          <w:rFonts w:ascii="Arial" w:hAnsi="Arial" w:cs="Arial"/>
          <w:lang w:val="es-ES_tradnl"/>
        </w:rPr>
      </w:pPr>
      <w:r w:rsidRPr="00725EC0">
        <w:rPr>
          <w:rFonts w:ascii="Arial" w:hAnsi="Arial" w:cs="Arial"/>
          <w:lang w:val="es-ES_tradnl"/>
        </w:rPr>
        <w:t xml:space="preserve">Donde </w:t>
      </w:r>
      <m:oMath>
        <m:r>
          <w:rPr>
            <w:rFonts w:ascii="Cambria Math" w:hAnsi="Cambria Math" w:cs="Arial"/>
            <w:lang w:val="es-ES_tradnl"/>
          </w:rPr>
          <m:t>x</m:t>
        </m:r>
      </m:oMath>
      <w:r w:rsidRPr="00725EC0">
        <w:rPr>
          <w:rFonts w:ascii="Arial" w:hAnsi="Arial" w:cs="Arial"/>
          <w:lang w:val="es-ES_tradnl"/>
        </w:rPr>
        <w:t xml:space="preserve"> representa </w:t>
      </w:r>
      <w:r w:rsidR="00186B44" w:rsidRPr="00725EC0">
        <w:rPr>
          <w:rFonts w:ascii="Arial" w:hAnsi="Arial" w:cs="Arial"/>
          <w:lang w:val="es-ES_tradnl"/>
        </w:rPr>
        <w:t>la información disponible relacionada</w:t>
      </w:r>
      <w:r w:rsidRPr="00725EC0">
        <w:rPr>
          <w:rFonts w:ascii="Arial" w:hAnsi="Arial" w:cs="Arial"/>
          <w:lang w:val="es-ES_tradnl"/>
        </w:rPr>
        <w:t xml:space="preserve"> con las unidades objetivo de estudio (viviendas y su acceso a energía eléctrica), tanto a tanto a nivel primario como secundario (información a priori). El parámetro </w:t>
      </w:r>
      <m:oMath>
        <m:r>
          <w:rPr>
            <w:rFonts w:ascii="Cambria Math" w:hAnsi="Cambria Math" w:cs="Arial"/>
            <w:lang w:val="es-ES_tradnl"/>
          </w:rPr>
          <m:t>θ</m:t>
        </m:r>
      </m:oMath>
      <w:r w:rsidRPr="00725EC0">
        <w:rPr>
          <w:rFonts w:ascii="Arial" w:hAnsi="Arial" w:cs="Arial"/>
          <w:lang w:val="es-ES_tradnl"/>
        </w:rPr>
        <w:t xml:space="preserve"> captura la probabilidad estimada que la vivienda no cuente con el servicio de energía eléctrica; mientras que la expresión </w:t>
      </w:r>
      <m:oMath>
        <m:nary>
          <m:naryPr>
            <m:limLoc m:val="subSup"/>
            <m:supHide m:val="1"/>
            <m:ctrlPr>
              <w:rPr>
                <w:rFonts w:ascii="Cambria Math" w:hAnsi="Cambria Math" w:cs="Arial"/>
                <w:lang w:val="es-ES_tradnl"/>
              </w:rPr>
            </m:ctrlPr>
          </m:naryPr>
          <m:sub>
            <m:r>
              <w:rPr>
                <w:rFonts w:ascii="Cambria Math" w:hAnsi="Cambria Math" w:cs="Arial"/>
                <w:lang w:val="es-ES_tradnl"/>
              </w:rPr>
              <m:t>Θ</m:t>
            </m:r>
          </m:sub>
          <m:sup>
            <m:r>
              <w:rPr>
                <w:rFonts w:ascii="Cambria Math" w:hAnsi="Cambria Math" w:cs="Arial"/>
                <w:lang w:val="es-ES_tradnl"/>
              </w:rPr>
              <m:t>​</m:t>
            </m:r>
          </m:sup>
          <m:e>
            <m:r>
              <w:rPr>
                <w:rFonts w:ascii="Cambria Math" w:hAnsi="Cambria Math" w:cs="Arial"/>
                <w:lang w:val="es-ES_tradnl"/>
              </w:rPr>
              <m:t>P</m:t>
            </m:r>
          </m:e>
        </m:nary>
        <m:r>
          <m:rPr>
            <m:sty m:val="p"/>
          </m:rPr>
          <w:rPr>
            <w:rFonts w:ascii="Cambria Math" w:hAnsi="Cambria Math" w:cs="Arial"/>
            <w:lang w:val="es-ES_tradnl"/>
          </w:rPr>
          <m:t>(</m:t>
        </m:r>
        <m:r>
          <w:rPr>
            <w:rFonts w:ascii="Cambria Math" w:hAnsi="Cambria Math" w:cs="Arial"/>
            <w:lang w:val="es-ES_tradnl"/>
          </w:rPr>
          <m:t>x</m:t>
        </m:r>
        <m:r>
          <m:rPr>
            <m:sty m:val="p"/>
          </m:rPr>
          <w:rPr>
            <w:rFonts w:ascii="Cambria Math" w:hAnsi="Cambria Math" w:cs="Arial"/>
            <w:lang w:val="es-ES_tradnl"/>
          </w:rPr>
          <m:t>|</m:t>
        </m:r>
        <m:r>
          <w:rPr>
            <w:rFonts w:ascii="Cambria Math" w:hAnsi="Cambria Math" w:cs="Arial"/>
            <w:lang w:val="es-ES_tradnl"/>
          </w:rPr>
          <m:t>θ</m:t>
        </m:r>
        <m:r>
          <m:rPr>
            <m:sty m:val="p"/>
          </m:rPr>
          <w:rPr>
            <w:rFonts w:ascii="Cambria Math" w:hAnsi="Cambria Math" w:cs="Arial"/>
            <w:lang w:val="es-ES_tradnl"/>
          </w:rPr>
          <m:t>)</m:t>
        </m:r>
        <m:r>
          <w:rPr>
            <w:rFonts w:ascii="Cambria Math" w:hAnsi="Cambria Math" w:cs="Arial"/>
            <w:lang w:val="es-ES_tradnl"/>
          </w:rPr>
          <m:t>P</m:t>
        </m:r>
        <m:r>
          <m:rPr>
            <m:sty m:val="p"/>
          </m:rPr>
          <w:rPr>
            <w:rFonts w:ascii="Cambria Math" w:hAnsi="Cambria Math" w:cs="Arial"/>
            <w:lang w:val="es-ES_tradnl"/>
          </w:rPr>
          <m:t>(</m:t>
        </m:r>
        <m:r>
          <w:rPr>
            <w:rFonts w:ascii="Cambria Math" w:hAnsi="Cambria Math" w:cs="Arial"/>
            <w:lang w:val="es-ES_tradnl"/>
          </w:rPr>
          <m:t>θ</m:t>
        </m:r>
        <m:r>
          <m:rPr>
            <m:sty m:val="p"/>
          </m:rPr>
          <w:rPr>
            <w:rFonts w:ascii="Cambria Math" w:hAnsi="Cambria Math" w:cs="Arial"/>
            <w:lang w:val="es-ES_tradnl"/>
          </w:rPr>
          <m:t>)</m:t>
        </m:r>
        <m:r>
          <w:rPr>
            <w:rFonts w:ascii="Cambria Math" w:hAnsi="Cambria Math" w:cs="Arial"/>
            <w:lang w:val="es-ES_tradnl"/>
          </w:rPr>
          <m:t>dθ</m:t>
        </m:r>
      </m:oMath>
      <w:r w:rsidRPr="00725EC0">
        <w:rPr>
          <w:rFonts w:ascii="Arial" w:hAnsi="Arial" w:cs="Arial"/>
          <w:lang w:val="es-ES_tradnl"/>
        </w:rPr>
        <w:t xml:space="preserve"> representa la probabilidad total para el universo de estudio, es decir, la probabilidad conjunta para las viviendas de la zona rural y/o cabeceras municipales del departamento del Cauca. Finalmente, vale la pena señalar el supuesto información completa desde el enfoque bayesiano, la cual se presenta como condición necesaria para el cálculo de estas probabilidades.</w:t>
      </w:r>
    </w:p>
    <w:p w14:paraId="46D30BAB" w14:textId="77777777" w:rsidR="00146A21" w:rsidRPr="00725EC0" w:rsidRDefault="00146A21" w:rsidP="005C7DB3">
      <w:pPr>
        <w:pStyle w:val="Ttulo1"/>
        <w:numPr>
          <w:ilvl w:val="1"/>
          <w:numId w:val="9"/>
        </w:numPr>
        <w:jc w:val="both"/>
        <w:rPr>
          <w:rFonts w:cs="Arial"/>
          <w:lang w:val="es-ES_tradnl"/>
        </w:rPr>
      </w:pPr>
      <w:r w:rsidRPr="00725EC0">
        <w:rPr>
          <w:rFonts w:cs="Arial"/>
          <w:lang w:val="es-ES_tradnl"/>
        </w:rPr>
        <w:t>Proceso de estimación de los factores de expansión para el departamento del Cauca</w:t>
      </w:r>
    </w:p>
    <w:p w14:paraId="29736D0C" w14:textId="27ABCC42" w:rsidR="00146A21" w:rsidRPr="00725EC0" w:rsidRDefault="00146A21" w:rsidP="00146A21">
      <w:pPr>
        <w:pStyle w:val="FirstParagraph"/>
        <w:spacing w:line="276" w:lineRule="auto"/>
        <w:jc w:val="both"/>
        <w:rPr>
          <w:rFonts w:ascii="Arial" w:hAnsi="Arial" w:cs="Arial"/>
          <w:sz w:val="20"/>
          <w:szCs w:val="20"/>
          <w:lang w:val="es-ES_tradnl"/>
        </w:rPr>
      </w:pPr>
      <w:r w:rsidRPr="00725EC0">
        <w:rPr>
          <w:rFonts w:ascii="Arial" w:hAnsi="Arial" w:cs="Arial"/>
          <w:lang w:val="es-ES_tradnl"/>
        </w:rPr>
        <w:t xml:space="preserve">Para el cálculo de los factores de expansión </w:t>
      </w:r>
      <w:r w:rsidR="00A9224C">
        <w:rPr>
          <w:rFonts w:ascii="Arial" w:hAnsi="Arial" w:cs="Arial"/>
          <w:lang w:val="es-ES_tradnl"/>
        </w:rPr>
        <w:t>empleados en el diseño muestral</w:t>
      </w:r>
      <w:r w:rsidRPr="00725EC0">
        <w:rPr>
          <w:rFonts w:ascii="Arial" w:hAnsi="Arial" w:cs="Arial"/>
          <w:lang w:val="es-ES_tradnl"/>
        </w:rPr>
        <w:t xml:space="preserve"> </w:t>
      </w:r>
      <w:r w:rsidR="00A9224C">
        <w:rPr>
          <w:rFonts w:ascii="Arial" w:hAnsi="Arial" w:cs="Arial"/>
          <w:lang w:val="es-ES_tradnl"/>
        </w:rPr>
        <w:t>(</w:t>
      </w:r>
      <w:r w:rsidRPr="00725EC0">
        <w:rPr>
          <w:rFonts w:ascii="Arial" w:hAnsi="Arial" w:cs="Arial"/>
          <w:lang w:val="es-ES_tradnl"/>
        </w:rPr>
        <w:t>Tabla 4</w:t>
      </w:r>
      <w:r w:rsidR="00A9224C">
        <w:rPr>
          <w:rFonts w:ascii="Arial" w:hAnsi="Arial" w:cs="Arial"/>
          <w:lang w:val="es-ES_tradnl"/>
        </w:rPr>
        <w:t>)</w:t>
      </w:r>
      <w:r w:rsidRPr="00725EC0">
        <w:rPr>
          <w:rFonts w:ascii="Arial" w:hAnsi="Arial" w:cs="Arial"/>
          <w:lang w:val="es-ES_tradnl"/>
        </w:rPr>
        <w:t xml:space="preserve">, se estimaron a priori las probabilidades asociadas a la carencia de energía eléctrica en los hogares del departamento del Cauca, controlando geográficamente </w:t>
      </w:r>
      <w:r w:rsidRPr="00725EC0">
        <w:rPr>
          <w:rFonts w:ascii="Arial" w:hAnsi="Arial" w:cs="Arial"/>
          <w:lang w:val="es-ES_tradnl"/>
        </w:rPr>
        <w:lastRenderedPageBreak/>
        <w:t xml:space="preserve">a nivel subregiones. A fin de aportar una mayor claridad relacionado con el proceso de su estimación, a </w:t>
      </w:r>
      <w:r w:rsidR="00A9224C">
        <w:rPr>
          <w:rFonts w:ascii="Arial" w:hAnsi="Arial" w:cs="Arial"/>
          <w:lang w:val="es-ES_tradnl"/>
        </w:rPr>
        <w:t>continuación</w:t>
      </w:r>
      <w:r w:rsidRPr="00725EC0">
        <w:rPr>
          <w:rFonts w:ascii="Arial" w:hAnsi="Arial" w:cs="Arial"/>
          <w:lang w:val="es-ES_tradnl"/>
        </w:rPr>
        <w:t xml:space="preserve"> se describe el proceso estadístico empleado.</w:t>
      </w:r>
    </w:p>
    <w:p w14:paraId="4C2B3B9A" w14:textId="77777777" w:rsidR="00146A21" w:rsidRPr="00725EC0" w:rsidRDefault="00146A21" w:rsidP="00146A21">
      <w:pPr>
        <w:pStyle w:val="FirstParagraph"/>
        <w:spacing w:line="276" w:lineRule="auto"/>
        <w:jc w:val="both"/>
        <w:rPr>
          <w:rFonts w:ascii="Arial" w:hAnsi="Arial" w:cs="Arial"/>
          <w:sz w:val="20"/>
          <w:szCs w:val="20"/>
          <w:lang w:val="es-ES_tradnl"/>
        </w:rPr>
      </w:pPr>
      <w:r w:rsidRPr="00725EC0">
        <w:rPr>
          <w:rFonts w:ascii="Arial" w:hAnsi="Arial" w:cs="Arial"/>
          <w:lang w:val="es-ES_tradnl"/>
        </w:rPr>
        <w:t>Uno de los factores primordiales en el diseño muestral se encuentra fuertemente ligado a la representatividad que la muestra pueda tener sobre el universo poblacional. En este sentido, el primer paso consiste en garantizar la condición de aleatorización de las unidades de objeto de estudio, para lo cual se asume que la escogencia de cada subregión es equiprobable, es decir, cada una de las viviendas ubicadas al interior de las zonas rurales y/o cabeceras municipales de las subregiones del departamento del Cauca tienen idénticas probabilidad de ser elegidas.</w:t>
      </w:r>
    </w:p>
    <w:p w14:paraId="319A5F68" w14:textId="6ADDD008" w:rsidR="00146A21" w:rsidRPr="00725EC0" w:rsidRDefault="00146A21" w:rsidP="00146A21">
      <w:pPr>
        <w:pStyle w:val="Textoindependiente"/>
        <w:spacing w:line="276" w:lineRule="auto"/>
        <w:jc w:val="both"/>
        <w:rPr>
          <w:rFonts w:ascii="Arial" w:hAnsi="Arial" w:cs="Arial"/>
          <w:lang w:val="es-ES_tradnl"/>
        </w:rPr>
      </w:pPr>
      <w:r w:rsidRPr="00725EC0">
        <w:rPr>
          <w:rFonts w:ascii="Arial" w:hAnsi="Arial" w:cs="Arial"/>
          <w:lang w:val="es-ES_tradnl"/>
        </w:rPr>
        <w:t xml:space="preserve">En concordancia con los datos del tamaño muestral definido, se tiene la siguiente representación estadística: </w:t>
      </w:r>
      <m:oMath>
        <m:r>
          <w:rPr>
            <w:rFonts w:ascii="Cambria Math" w:hAnsi="Cambria Math" w:cs="Arial"/>
            <w:lang w:val="es-ES_tradnl"/>
          </w:rPr>
          <m:t>P</m:t>
        </m:r>
        <m:r>
          <m:rPr>
            <m:sty m:val="p"/>
          </m:rPr>
          <w:rPr>
            <w:rFonts w:ascii="Cambria Math" w:hAnsi="Cambria Math" w:cs="Arial"/>
            <w:lang w:val="es-ES_tradnl"/>
          </w:rPr>
          <m:t>(</m:t>
        </m:r>
        <m:r>
          <w:rPr>
            <w:rFonts w:ascii="Cambria Math" w:hAnsi="Cambria Math" w:cs="Arial"/>
            <w:lang w:val="es-ES_tradnl"/>
          </w:rPr>
          <m:t>Viviendas</m:t>
        </m:r>
        <m:r>
          <m:rPr>
            <m:sty m:val="p"/>
          </m:rPr>
          <w:rPr>
            <w:rFonts w:ascii="Cambria Math" w:hAnsi="Cambria Math" w:cs="Arial"/>
            <w:lang w:val="es-ES_tradnl"/>
          </w:rPr>
          <m:t>∩</m:t>
        </m:r>
        <m:r>
          <w:rPr>
            <w:rFonts w:ascii="Cambria Math" w:hAnsi="Cambria Math" w:cs="Arial"/>
            <w:lang w:val="es-ES_tradnl"/>
          </w:rPr>
          <m:t>No  Energía</m:t>
        </m:r>
        <m:r>
          <m:rPr>
            <m:sty m:val="p"/>
          </m:rPr>
          <w:rPr>
            <w:rFonts w:ascii="Cambria Math" w:hAnsi="Cambria Math" w:cs="Arial"/>
            <w:lang w:val="es-ES_tradnl"/>
          </w:rPr>
          <m:t>)</m:t>
        </m:r>
      </m:oMath>
      <w:r w:rsidR="00A9224C">
        <w:rPr>
          <w:rFonts w:ascii="Arial" w:hAnsi="Arial" w:cs="Arial"/>
          <w:lang w:val="es-ES_tradnl"/>
        </w:rPr>
        <w:t>; p</w:t>
      </w:r>
      <w:r w:rsidRPr="00725EC0">
        <w:rPr>
          <w:rFonts w:ascii="Arial" w:hAnsi="Arial" w:cs="Arial"/>
          <w:lang w:val="es-ES_tradnl"/>
        </w:rPr>
        <w:t>ara la cual se requiere un IR superior al 40%, es decir, 2 de cada 5 viviendas ubicadas en zonas rurales y/o cabeceras municipales del departamento del Cauca no cuenten con suministro eléctrico. En este sentido, siguiendo el Teorema de Bayes, tenemos que:</w:t>
      </w:r>
    </w:p>
    <w:p w14:paraId="0A4AF82B" w14:textId="77777777" w:rsidR="00146A21" w:rsidRPr="00725EC0" w:rsidRDefault="00146A21" w:rsidP="00146A21">
      <w:pPr>
        <w:pStyle w:val="Textoindependiente"/>
        <w:spacing w:line="360" w:lineRule="auto"/>
        <w:jc w:val="both"/>
        <w:rPr>
          <w:rFonts w:ascii="Arial" w:hAnsi="Arial" w:cs="Arial"/>
          <w:highlight w:val="cyan"/>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1"/>
      </w:tblGrid>
      <w:tr w:rsidR="00146A21" w:rsidRPr="00725EC0" w14:paraId="784C5FC8" w14:textId="77777777" w:rsidTr="00186B44">
        <w:tc>
          <w:tcPr>
            <w:tcW w:w="8217" w:type="dxa"/>
            <w:vAlign w:val="center"/>
          </w:tcPr>
          <w:p w14:paraId="791F45DC" w14:textId="77777777" w:rsidR="00146A21" w:rsidRPr="00725EC0" w:rsidRDefault="00146A21" w:rsidP="00186B44">
            <w:pPr>
              <w:pStyle w:val="Textoindependiente"/>
              <w:spacing w:line="360" w:lineRule="auto"/>
              <w:jc w:val="center"/>
              <w:rPr>
                <w:rFonts w:ascii="Arial" w:hAnsi="Arial" w:cs="Arial"/>
                <w:highlight w:val="cyan"/>
                <w:lang w:val="es-ES_tradnl"/>
              </w:rPr>
            </w:pPr>
            <m:oMathPara>
              <m:oMath>
                <m:r>
                  <w:rPr>
                    <w:rFonts w:ascii="Cambria Math" w:hAnsi="Cambria Math" w:cs="Arial"/>
                    <w:lang w:val="es-ES_tradnl"/>
                  </w:rPr>
                  <m:t>P</m:t>
                </m:r>
                <m:d>
                  <m:dPr>
                    <m:ctrlPr>
                      <w:rPr>
                        <w:rFonts w:ascii="Cambria Math" w:hAnsi="Cambria Math" w:cs="Arial"/>
                        <w:lang w:val="es-ES_tradnl"/>
                      </w:rPr>
                    </m:ctrlPr>
                  </m:dPr>
                  <m:e>
                    <m:r>
                      <w:rPr>
                        <w:rFonts w:ascii="Cambria Math" w:hAnsi="Cambria Math" w:cs="Arial"/>
                        <w:lang w:val="es-ES_tradnl"/>
                      </w:rPr>
                      <m:t>Viviendas</m:t>
                    </m:r>
                  </m:e>
                  <m:e>
                    <m:r>
                      <w:rPr>
                        <w:rFonts w:ascii="Cambria Math" w:hAnsi="Cambria Math" w:cs="Arial"/>
                        <w:lang w:val="es-ES_tradnl"/>
                      </w:rPr>
                      <m:t>No  Energía</m:t>
                    </m:r>
                  </m:e>
                </m:d>
                <m:r>
                  <m:rPr>
                    <m:sty m:val="p"/>
                  </m:rPr>
                  <w:rPr>
                    <w:rFonts w:ascii="Cambria Math" w:hAnsi="Cambria Math" w:cs="Arial"/>
                    <w:lang w:val="es-ES_tradnl"/>
                  </w:rPr>
                  <m:t>=</m:t>
                </m:r>
                <m:f>
                  <m:fPr>
                    <m:ctrlPr>
                      <w:rPr>
                        <w:rFonts w:ascii="Cambria Math" w:hAnsi="Cambria Math" w:cs="Arial"/>
                        <w:lang w:val="es-ES_tradnl"/>
                      </w:rPr>
                    </m:ctrlPr>
                  </m:fPr>
                  <m:num>
                    <m:r>
                      <w:rPr>
                        <w:rFonts w:ascii="Cambria Math" w:hAnsi="Cambria Math" w:cs="Arial"/>
                        <w:lang w:val="es-ES_tradnl"/>
                      </w:rPr>
                      <m:t>P</m:t>
                    </m:r>
                    <m:d>
                      <m:dPr>
                        <m:ctrlPr>
                          <w:rPr>
                            <w:rFonts w:ascii="Cambria Math" w:hAnsi="Cambria Math" w:cs="Arial"/>
                            <w:lang w:val="es-ES_tradnl"/>
                          </w:rPr>
                        </m:ctrlPr>
                      </m:dPr>
                      <m:e>
                        <m:r>
                          <w:rPr>
                            <w:rFonts w:ascii="Cambria Math" w:hAnsi="Cambria Math" w:cs="Arial"/>
                            <w:lang w:val="es-ES_tradnl"/>
                          </w:rPr>
                          <m:t>Viviendas</m:t>
                        </m:r>
                        <m:r>
                          <m:rPr>
                            <m:sty m:val="p"/>
                          </m:rPr>
                          <w:rPr>
                            <w:rFonts w:ascii="Cambria Math" w:hAnsi="Cambria Math" w:cs="Arial"/>
                            <w:lang w:val="es-ES_tradnl"/>
                          </w:rPr>
                          <m:t>∩</m:t>
                        </m:r>
                        <m:r>
                          <w:rPr>
                            <w:rFonts w:ascii="Cambria Math" w:hAnsi="Cambria Math" w:cs="Arial"/>
                            <w:lang w:val="es-ES_tradnl"/>
                          </w:rPr>
                          <m:t>No  Energia</m:t>
                        </m:r>
                      </m:e>
                    </m:d>
                  </m:num>
                  <m:den>
                    <m:r>
                      <w:rPr>
                        <w:rFonts w:ascii="Cambria Math" w:hAnsi="Cambria Math" w:cs="Arial"/>
                        <w:lang w:val="es-ES_tradnl"/>
                      </w:rPr>
                      <m:t>P</m:t>
                    </m:r>
                    <m:d>
                      <m:dPr>
                        <m:ctrlPr>
                          <w:rPr>
                            <w:rFonts w:ascii="Cambria Math" w:hAnsi="Cambria Math" w:cs="Arial"/>
                            <w:lang w:val="es-ES_tradnl"/>
                          </w:rPr>
                        </m:ctrlPr>
                      </m:dPr>
                      <m:e>
                        <m:r>
                          <w:rPr>
                            <w:rFonts w:ascii="Cambria Math" w:hAnsi="Cambria Math" w:cs="Arial"/>
                            <w:lang w:val="es-ES_tradnl"/>
                          </w:rPr>
                          <m:t>Viviendas</m:t>
                        </m:r>
                      </m:e>
                    </m:d>
                  </m:den>
                </m:f>
              </m:oMath>
            </m:oMathPara>
          </w:p>
        </w:tc>
        <w:tc>
          <w:tcPr>
            <w:tcW w:w="611" w:type="dxa"/>
            <w:vAlign w:val="center"/>
          </w:tcPr>
          <w:p w14:paraId="3FC80AA0" w14:textId="77777777" w:rsidR="00146A21" w:rsidRPr="00725EC0" w:rsidRDefault="00146A21" w:rsidP="00186B44">
            <w:pPr>
              <w:pStyle w:val="Textoindependiente"/>
              <w:spacing w:line="360" w:lineRule="auto"/>
              <w:jc w:val="center"/>
              <w:rPr>
                <w:rFonts w:ascii="Arial" w:hAnsi="Arial" w:cs="Arial"/>
                <w:lang w:val="es-ES_tradnl"/>
              </w:rPr>
            </w:pPr>
            <w:r w:rsidRPr="00725EC0">
              <w:rPr>
                <w:rFonts w:ascii="Arial" w:hAnsi="Arial" w:cs="Arial"/>
                <w:lang w:val="es-ES_tradnl"/>
              </w:rPr>
              <w:t>(1)</w:t>
            </w:r>
          </w:p>
        </w:tc>
      </w:tr>
    </w:tbl>
    <w:p w14:paraId="25037CAF" w14:textId="77777777" w:rsidR="00146A21" w:rsidRPr="00725EC0" w:rsidRDefault="00146A21" w:rsidP="00146A21">
      <w:pPr>
        <w:pStyle w:val="Textoindependiente"/>
        <w:spacing w:line="360" w:lineRule="auto"/>
        <w:jc w:val="both"/>
        <w:rPr>
          <w:rFonts w:ascii="Arial" w:hAnsi="Arial" w:cs="Arial"/>
          <w:lang w:val="es-ES_tradnl"/>
        </w:rPr>
      </w:pPr>
    </w:p>
    <w:p w14:paraId="11D31753" w14:textId="26158650" w:rsidR="00146A21" w:rsidRPr="00725EC0" w:rsidRDefault="00146A21" w:rsidP="00146A21">
      <w:pPr>
        <w:pStyle w:val="Textoindependiente"/>
        <w:spacing w:line="360" w:lineRule="auto"/>
        <w:jc w:val="both"/>
        <w:rPr>
          <w:rFonts w:ascii="Arial" w:hAnsi="Arial" w:cs="Arial"/>
          <w:lang w:val="es-ES_tradnl"/>
        </w:rPr>
      </w:pPr>
      <w:r w:rsidRPr="00725EC0">
        <w:rPr>
          <w:rFonts w:ascii="Arial" w:hAnsi="Arial" w:cs="Arial"/>
          <w:lang w:val="es-ES_tradnl"/>
        </w:rPr>
        <w:t xml:space="preserve">De la ecuación anterior, es posible derivar la probabilidad de obtener una vivienda que no cuenta con fluido eléctrico, a través </w:t>
      </w:r>
      <w:r w:rsidR="007C5458" w:rsidRPr="00725EC0">
        <w:rPr>
          <w:rFonts w:ascii="Arial" w:hAnsi="Arial" w:cs="Arial"/>
          <w:lang w:val="es-ES_tradnl"/>
        </w:rPr>
        <w:t>de la siguiente expresión</w:t>
      </w:r>
      <w:r w:rsidRPr="00725EC0">
        <w:rPr>
          <w:rFonts w:ascii="Arial" w:hAnsi="Arial" w:cs="Arial"/>
          <w:lang w:val="es-ES_tradnl"/>
        </w:rPr>
        <w:t>:</w:t>
      </w:r>
    </w:p>
    <w:p w14:paraId="6A328525" w14:textId="77777777" w:rsidR="00146A21" w:rsidRPr="00725EC0" w:rsidRDefault="00146A21" w:rsidP="00146A21">
      <w:pPr>
        <w:pStyle w:val="Textoindependiente"/>
        <w:spacing w:line="360" w:lineRule="auto"/>
        <w:jc w:val="both"/>
        <w:rPr>
          <w:rFonts w:ascii="Arial" w:hAnsi="Arial" w:cs="Arial"/>
          <w:highlight w:val="cyan"/>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1"/>
      </w:tblGrid>
      <w:tr w:rsidR="00146A21" w:rsidRPr="00725EC0" w14:paraId="65B9BE62" w14:textId="77777777" w:rsidTr="00186B44">
        <w:tc>
          <w:tcPr>
            <w:tcW w:w="8217" w:type="dxa"/>
            <w:vAlign w:val="center"/>
          </w:tcPr>
          <w:p w14:paraId="2F2ACCE9" w14:textId="77777777" w:rsidR="00146A21" w:rsidRPr="00725EC0" w:rsidRDefault="00146A21" w:rsidP="00186B44">
            <w:pPr>
              <w:pStyle w:val="Textoindependiente"/>
              <w:spacing w:line="360" w:lineRule="auto"/>
              <w:jc w:val="center"/>
              <w:rPr>
                <w:rFonts w:ascii="Arial" w:hAnsi="Arial" w:cs="Arial"/>
                <w:highlight w:val="cyan"/>
                <w:lang w:val="es-ES_tradnl"/>
              </w:rPr>
            </w:pPr>
            <m:oMathPara>
              <m:oMath>
                <m:r>
                  <w:rPr>
                    <w:rFonts w:ascii="Cambria Math" w:hAnsi="Cambria Math" w:cs="Arial"/>
                    <w:lang w:val="es-ES_tradnl"/>
                  </w:rPr>
                  <m:t>P</m:t>
                </m:r>
                <m:d>
                  <m:dPr>
                    <m:ctrlPr>
                      <w:rPr>
                        <w:rFonts w:ascii="Cambria Math" w:hAnsi="Cambria Math" w:cs="Arial"/>
                        <w:lang w:val="es-ES_tradnl"/>
                      </w:rPr>
                    </m:ctrlPr>
                  </m:dPr>
                  <m:e>
                    <m:r>
                      <w:rPr>
                        <w:rFonts w:ascii="Cambria Math" w:hAnsi="Cambria Math" w:cs="Arial"/>
                        <w:lang w:val="es-ES_tradnl"/>
                      </w:rPr>
                      <m:t>Viviendas</m:t>
                    </m:r>
                    <m:r>
                      <m:rPr>
                        <m:sty m:val="p"/>
                      </m:rPr>
                      <w:rPr>
                        <w:rFonts w:ascii="Cambria Math" w:hAnsi="Cambria Math" w:cs="Arial"/>
                        <w:lang w:val="es-ES_tradnl"/>
                      </w:rPr>
                      <m:t>∩</m:t>
                    </m:r>
                    <m:r>
                      <w:rPr>
                        <w:rFonts w:ascii="Cambria Math" w:hAnsi="Cambria Math" w:cs="Arial"/>
                        <w:lang w:val="es-ES_tradnl"/>
                      </w:rPr>
                      <m:t>No  Energia</m:t>
                    </m:r>
                  </m:e>
                </m:d>
                <m:r>
                  <w:rPr>
                    <w:rFonts w:ascii="Cambria Math" w:hAnsi="Cambria Math" w:cs="Arial"/>
                    <w:lang w:val="es-ES_tradnl"/>
                  </w:rPr>
                  <m:t>= P</m:t>
                </m:r>
                <m:d>
                  <m:dPr>
                    <m:ctrlPr>
                      <w:rPr>
                        <w:rFonts w:ascii="Cambria Math" w:hAnsi="Cambria Math" w:cs="Arial"/>
                        <w:lang w:val="es-ES_tradnl"/>
                      </w:rPr>
                    </m:ctrlPr>
                  </m:dPr>
                  <m:e>
                    <m:r>
                      <w:rPr>
                        <w:rFonts w:ascii="Cambria Math" w:hAnsi="Cambria Math" w:cs="Arial"/>
                        <w:lang w:val="es-ES_tradnl"/>
                      </w:rPr>
                      <m:t>Viviendas</m:t>
                    </m:r>
                  </m:e>
                </m:d>
                <m:r>
                  <w:rPr>
                    <w:rFonts w:ascii="Cambria Math" w:hAnsi="Cambria Math" w:cs="Arial"/>
                    <w:lang w:val="es-ES_tradnl"/>
                  </w:rPr>
                  <m:t xml:space="preserve"> *P</m:t>
                </m:r>
                <m:d>
                  <m:dPr>
                    <m:ctrlPr>
                      <w:rPr>
                        <w:rFonts w:ascii="Cambria Math" w:hAnsi="Cambria Math" w:cs="Arial"/>
                        <w:lang w:val="es-ES_tradnl"/>
                      </w:rPr>
                    </m:ctrlPr>
                  </m:dPr>
                  <m:e>
                    <m:r>
                      <w:rPr>
                        <w:rFonts w:ascii="Cambria Math" w:hAnsi="Cambria Math" w:cs="Arial"/>
                        <w:lang w:val="es-ES_tradnl"/>
                      </w:rPr>
                      <m:t>Viviendas</m:t>
                    </m:r>
                  </m:e>
                  <m:e>
                    <m:r>
                      <w:rPr>
                        <w:rFonts w:ascii="Cambria Math" w:hAnsi="Cambria Math" w:cs="Arial"/>
                        <w:lang w:val="es-ES_tradnl"/>
                      </w:rPr>
                      <m:t>No  Energía</m:t>
                    </m:r>
                  </m:e>
                </m:d>
              </m:oMath>
            </m:oMathPara>
          </w:p>
        </w:tc>
        <w:tc>
          <w:tcPr>
            <w:tcW w:w="611" w:type="dxa"/>
            <w:vAlign w:val="center"/>
          </w:tcPr>
          <w:p w14:paraId="1803D2C6" w14:textId="77777777" w:rsidR="00146A21" w:rsidRPr="00725EC0" w:rsidRDefault="00146A21" w:rsidP="00186B44">
            <w:pPr>
              <w:pStyle w:val="Textoindependiente"/>
              <w:spacing w:line="360" w:lineRule="auto"/>
              <w:jc w:val="center"/>
              <w:rPr>
                <w:rFonts w:ascii="Arial" w:hAnsi="Arial" w:cs="Arial"/>
                <w:lang w:val="es-ES_tradnl"/>
              </w:rPr>
            </w:pPr>
            <w:r w:rsidRPr="00725EC0">
              <w:rPr>
                <w:rFonts w:ascii="Arial" w:hAnsi="Arial" w:cs="Arial"/>
                <w:lang w:val="es-ES_tradnl"/>
              </w:rPr>
              <w:t>(2)</w:t>
            </w:r>
          </w:p>
        </w:tc>
      </w:tr>
    </w:tbl>
    <w:p w14:paraId="21C9A83E" w14:textId="77777777" w:rsidR="00146A21" w:rsidRPr="00725EC0" w:rsidRDefault="00146A21" w:rsidP="00146A21">
      <w:pPr>
        <w:pStyle w:val="Textoindependiente"/>
        <w:spacing w:line="360" w:lineRule="auto"/>
        <w:jc w:val="both"/>
        <w:rPr>
          <w:rFonts w:ascii="Arial" w:hAnsi="Arial" w:cs="Arial"/>
          <w:highlight w:val="cyan"/>
          <w:lang w:val="es-ES_tradnl"/>
        </w:rPr>
      </w:pPr>
    </w:p>
    <w:p w14:paraId="504828EA" w14:textId="5A82B6F8" w:rsidR="00146A21" w:rsidRPr="00725EC0" w:rsidRDefault="00146A21" w:rsidP="00146A21">
      <w:pPr>
        <w:pStyle w:val="Textoindependiente"/>
        <w:spacing w:line="276" w:lineRule="auto"/>
        <w:jc w:val="both"/>
        <w:rPr>
          <w:rFonts w:ascii="Arial" w:hAnsi="Arial" w:cs="Arial"/>
          <w:lang w:val="es-ES_tradnl"/>
        </w:rPr>
      </w:pPr>
      <w:r w:rsidRPr="00725EC0">
        <w:rPr>
          <w:rFonts w:ascii="Arial" w:hAnsi="Arial" w:cs="Arial"/>
          <w:lang w:val="es-ES_tradnl"/>
        </w:rPr>
        <w:t xml:space="preserve">Ahora bien, considerando que la expresión </w:t>
      </w:r>
      <m:oMath>
        <m:r>
          <w:rPr>
            <w:rFonts w:ascii="Cambria Math" w:hAnsi="Cambria Math" w:cs="Arial"/>
            <w:lang w:val="es-ES_tradnl"/>
          </w:rPr>
          <m:t>P</m:t>
        </m:r>
        <m:d>
          <m:dPr>
            <m:ctrlPr>
              <w:rPr>
                <w:rFonts w:ascii="Cambria Math" w:hAnsi="Cambria Math" w:cs="Arial"/>
                <w:lang w:val="es-ES_tradnl"/>
              </w:rPr>
            </m:ctrlPr>
          </m:dPr>
          <m:e>
            <m:r>
              <w:rPr>
                <w:rFonts w:ascii="Cambria Math" w:hAnsi="Cambria Math" w:cs="Arial"/>
                <w:lang w:val="es-ES_tradnl"/>
              </w:rPr>
              <m:t>Viviendas</m:t>
            </m:r>
          </m:e>
        </m:d>
      </m:oMath>
      <w:r w:rsidRPr="00725EC0">
        <w:rPr>
          <w:rFonts w:ascii="Arial" w:hAnsi="Arial" w:cs="Arial"/>
          <w:lang w:val="es-ES_tradnl"/>
        </w:rPr>
        <w:t xml:space="preserve"> en la ecuación (2) representa la probabilidad de obtener una vivienda dentro de cada subregión, esta se obtiene dividiendo el número total de viviendas localizadas al interior de cada subregión entre el total de las subregiones. Por otro lado, la expresión </w:t>
      </w:r>
      <m:oMath>
        <m:r>
          <w:rPr>
            <w:rFonts w:ascii="Cambria Math" w:hAnsi="Cambria Math" w:cs="Arial"/>
            <w:lang w:val="es-ES_tradnl"/>
          </w:rPr>
          <m:t>P</m:t>
        </m:r>
        <m:d>
          <m:dPr>
            <m:ctrlPr>
              <w:rPr>
                <w:rFonts w:ascii="Cambria Math" w:hAnsi="Cambria Math" w:cs="Arial"/>
                <w:lang w:val="es-ES_tradnl"/>
              </w:rPr>
            </m:ctrlPr>
          </m:dPr>
          <m:e>
            <m:r>
              <w:rPr>
                <w:rFonts w:ascii="Cambria Math" w:hAnsi="Cambria Math" w:cs="Arial"/>
                <w:lang w:val="es-ES_tradnl"/>
              </w:rPr>
              <m:t>Viviendas</m:t>
            </m:r>
          </m:e>
          <m:e>
            <m:r>
              <w:rPr>
                <w:rFonts w:ascii="Cambria Math" w:hAnsi="Cambria Math" w:cs="Arial"/>
                <w:lang w:val="es-ES_tradnl"/>
              </w:rPr>
              <m:t>No  Energía</m:t>
            </m:r>
          </m:e>
        </m:d>
      </m:oMath>
      <w:r w:rsidRPr="00725EC0">
        <w:rPr>
          <w:rFonts w:ascii="Arial" w:hAnsi="Arial" w:cs="Arial"/>
          <w:lang w:val="es-ES_tradnl"/>
        </w:rPr>
        <w:t xml:space="preserve"> se obtiene considerando la proporción equivalente de la submuestra a través de la asignación planteada en el diseño muestral y que satisfacen la condición de ausencia del fluido eléctrico. Al multiplicarse estas dos probabilidades, se obtiene la expresión </w:t>
      </w:r>
      <m:oMath>
        <m:r>
          <w:rPr>
            <w:rFonts w:ascii="Cambria Math" w:hAnsi="Cambria Math" w:cs="Arial"/>
            <w:lang w:val="es-ES_tradnl"/>
          </w:rPr>
          <m:t>P</m:t>
        </m:r>
        <m:d>
          <m:dPr>
            <m:ctrlPr>
              <w:rPr>
                <w:rFonts w:ascii="Cambria Math" w:hAnsi="Cambria Math" w:cs="Arial"/>
                <w:lang w:val="es-ES_tradnl"/>
              </w:rPr>
            </m:ctrlPr>
          </m:dPr>
          <m:e>
            <m:r>
              <w:rPr>
                <w:rFonts w:ascii="Cambria Math" w:hAnsi="Cambria Math" w:cs="Arial"/>
                <w:lang w:val="es-ES_tradnl"/>
              </w:rPr>
              <m:t>Viviendas</m:t>
            </m:r>
            <m:r>
              <m:rPr>
                <m:sty m:val="p"/>
              </m:rPr>
              <w:rPr>
                <w:rFonts w:ascii="Cambria Math" w:hAnsi="Cambria Math" w:cs="Arial"/>
                <w:lang w:val="es-ES_tradnl"/>
              </w:rPr>
              <m:t>∩</m:t>
            </m:r>
            <m:r>
              <w:rPr>
                <w:rFonts w:ascii="Cambria Math" w:hAnsi="Cambria Math" w:cs="Arial"/>
                <w:lang w:val="es-ES_tradnl"/>
              </w:rPr>
              <m:t>No  Energia</m:t>
            </m:r>
          </m:e>
        </m:d>
      </m:oMath>
      <w:r w:rsidRPr="00725EC0">
        <w:rPr>
          <w:rFonts w:ascii="Arial" w:hAnsi="Arial" w:cs="Arial"/>
          <w:lang w:val="es-ES_tradnl"/>
        </w:rPr>
        <w:t xml:space="preserve">. </w:t>
      </w:r>
    </w:p>
    <w:p w14:paraId="7B568367" w14:textId="77777777" w:rsidR="00146A21" w:rsidRPr="00725EC0" w:rsidRDefault="00146A21" w:rsidP="00146A21">
      <w:pPr>
        <w:pStyle w:val="Textoindependiente"/>
        <w:spacing w:line="276" w:lineRule="auto"/>
        <w:jc w:val="both"/>
        <w:rPr>
          <w:rFonts w:ascii="Arial" w:hAnsi="Arial" w:cs="Arial"/>
          <w:lang w:val="es-ES_tradnl"/>
        </w:rPr>
      </w:pPr>
    </w:p>
    <w:p w14:paraId="40FC03EC" w14:textId="77777777" w:rsidR="00146A21" w:rsidRPr="00725EC0" w:rsidRDefault="00146A21" w:rsidP="00146A21">
      <w:pPr>
        <w:pStyle w:val="Textoindependiente"/>
        <w:spacing w:line="276" w:lineRule="auto"/>
        <w:jc w:val="both"/>
        <w:rPr>
          <w:rFonts w:ascii="Arial" w:hAnsi="Arial" w:cs="Arial"/>
          <w:lang w:val="es-ES_tradnl"/>
        </w:rPr>
      </w:pPr>
      <w:r w:rsidRPr="00725EC0">
        <w:rPr>
          <w:rFonts w:ascii="Arial" w:hAnsi="Arial" w:cs="Arial"/>
          <w:lang w:val="es-ES_tradnl"/>
        </w:rPr>
        <w:t xml:space="preserve">Como la representatividad estadística de la expresión anterior es solo al interior de la subregión, y se requiere para las 7 subregiones; este resultado debe multiplicarse finalmente por la probabilidad de 1/7, independientemente de la subregión analizada, ya que como se mencionó anteriormente, la escogencia de cada una de </w:t>
      </w:r>
      <w:r w:rsidRPr="00725EC0">
        <w:rPr>
          <w:rFonts w:ascii="Arial" w:hAnsi="Arial" w:cs="Arial"/>
          <w:lang w:val="es-ES_tradnl"/>
        </w:rPr>
        <w:lastRenderedPageBreak/>
        <w:t xml:space="preserve">las subregiones es equiprobable. Con esto, la representatividad ahora ya no es al interior de la subregión, sino entre subregiones. </w:t>
      </w:r>
    </w:p>
    <w:p w14:paraId="1F2F582B" w14:textId="77777777" w:rsidR="00146A21" w:rsidRPr="00725EC0" w:rsidRDefault="00146A21" w:rsidP="00146A21">
      <w:pPr>
        <w:pStyle w:val="Textoindependiente"/>
        <w:spacing w:line="276" w:lineRule="auto"/>
        <w:jc w:val="both"/>
        <w:rPr>
          <w:rFonts w:ascii="Arial" w:hAnsi="Arial" w:cs="Arial"/>
          <w:highlight w:val="cyan"/>
          <w:lang w:val="es-ES_tradnl"/>
        </w:rPr>
      </w:pPr>
    </w:p>
    <w:p w14:paraId="76561E84" w14:textId="77777777" w:rsidR="00146A21" w:rsidRPr="00725EC0" w:rsidRDefault="00146A21" w:rsidP="00146A21">
      <w:pPr>
        <w:pStyle w:val="Textoindependiente"/>
        <w:spacing w:line="276" w:lineRule="auto"/>
        <w:jc w:val="both"/>
        <w:rPr>
          <w:rFonts w:ascii="Arial" w:hAnsi="Arial" w:cs="Arial"/>
          <w:lang w:val="es-ES_tradnl"/>
        </w:rPr>
      </w:pPr>
      <w:r w:rsidRPr="00725EC0">
        <w:rPr>
          <w:rFonts w:ascii="Arial" w:hAnsi="Arial" w:cs="Arial"/>
          <w:lang w:val="es-ES_tradnl"/>
        </w:rPr>
        <w:t xml:space="preserve">A manera de ejemplo, para la subregión centro se tiene que: </w:t>
      </w:r>
    </w:p>
    <w:p w14:paraId="60DDB74C" w14:textId="77777777" w:rsidR="00146A21" w:rsidRPr="00725EC0" w:rsidRDefault="00146A21" w:rsidP="00146A21">
      <w:pPr>
        <w:pStyle w:val="Textoindependiente"/>
        <w:spacing w:line="360" w:lineRule="auto"/>
        <w:jc w:val="both"/>
        <w:rPr>
          <w:rFonts w:ascii="Arial" w:hAnsi="Arial" w:cs="Arial"/>
          <w:lang w:val="es-ES_tradnl"/>
        </w:rPr>
      </w:pPr>
    </w:p>
    <w:p w14:paraId="34CDB680" w14:textId="77777777" w:rsidR="00146A21" w:rsidRPr="00725EC0" w:rsidRDefault="00146A21" w:rsidP="00146A21">
      <w:pPr>
        <w:pStyle w:val="Textoindependiente"/>
        <w:spacing w:line="360" w:lineRule="auto"/>
        <w:jc w:val="both"/>
        <w:rPr>
          <w:rFonts w:ascii="Arial" w:hAnsi="Arial" w:cs="Arial"/>
          <w:lang w:val="es-ES_tradnl"/>
        </w:rPr>
      </w:pPr>
      <m:oMathPara>
        <m:oMath>
          <m:r>
            <w:rPr>
              <w:rFonts w:ascii="Cambria Math" w:hAnsi="Cambria Math" w:cs="Arial"/>
              <w:lang w:val="es-ES_tradnl"/>
            </w:rPr>
            <m:t>P</m:t>
          </m:r>
          <m:d>
            <m:dPr>
              <m:ctrlPr>
                <w:rPr>
                  <w:rFonts w:ascii="Cambria Math" w:hAnsi="Cambria Math" w:cs="Arial"/>
                  <w:lang w:val="es-ES_tradnl"/>
                </w:rPr>
              </m:ctrlPr>
            </m:dPr>
            <m:e>
              <m:r>
                <w:rPr>
                  <w:rFonts w:ascii="Cambria Math" w:hAnsi="Cambria Math" w:cs="Arial"/>
                  <w:lang w:val="es-ES_tradnl"/>
                </w:rPr>
                <m:t>Vivienda</m:t>
              </m:r>
              <m:sSub>
                <m:sSubPr>
                  <m:ctrlPr>
                    <w:rPr>
                      <w:rFonts w:ascii="Cambria Math" w:hAnsi="Cambria Math" w:cs="Arial"/>
                      <w:lang w:val="es-ES_tradnl"/>
                    </w:rPr>
                  </m:ctrlPr>
                </m:sSubPr>
                <m:e>
                  <m:r>
                    <w:rPr>
                      <w:rFonts w:ascii="Cambria Math" w:hAnsi="Cambria Math" w:cs="Arial"/>
                      <w:lang w:val="es-ES_tradnl"/>
                    </w:rPr>
                    <m:t>s</m:t>
                  </m:r>
                </m:e>
                <m:sub>
                  <m:r>
                    <w:rPr>
                      <w:rFonts w:ascii="Cambria Math" w:hAnsi="Cambria Math" w:cs="Arial"/>
                      <w:lang w:val="es-ES_tradnl"/>
                    </w:rPr>
                    <m:t>centro</m:t>
                  </m:r>
                </m:sub>
              </m:sSub>
            </m:e>
          </m:d>
          <m:r>
            <w:rPr>
              <w:rFonts w:ascii="Cambria Math" w:hAnsi="Cambria Math" w:cs="Arial"/>
              <w:lang w:val="es-ES_tradnl"/>
            </w:rPr>
            <m:t>=</m:t>
          </m:r>
          <m:f>
            <m:fPr>
              <m:ctrlPr>
                <w:rPr>
                  <w:rFonts w:ascii="Cambria Math" w:hAnsi="Cambria Math" w:cs="Arial"/>
                  <w:lang w:val="es-ES_tradnl"/>
                </w:rPr>
              </m:ctrlPr>
            </m:fPr>
            <m:num>
              <m:r>
                <w:rPr>
                  <w:rFonts w:ascii="Cambria Math" w:hAnsi="Cambria Math" w:cs="Arial"/>
                  <w:lang w:val="es-ES_tradnl"/>
                </w:rPr>
                <m:t>85.641</m:t>
              </m:r>
            </m:num>
            <m:den>
              <m:r>
                <w:rPr>
                  <w:rFonts w:ascii="Cambria Math" w:hAnsi="Cambria Math" w:cs="Arial"/>
                  <w:lang w:val="es-ES_tradnl"/>
                </w:rPr>
                <m:t>285.643</m:t>
              </m:r>
            </m:den>
          </m:f>
        </m:oMath>
      </m:oMathPara>
    </w:p>
    <w:p w14:paraId="52DF28D0" w14:textId="77777777" w:rsidR="00146A21" w:rsidRPr="00725EC0" w:rsidRDefault="00146A21" w:rsidP="00146A21">
      <w:pPr>
        <w:pStyle w:val="Textoindependiente"/>
        <w:spacing w:line="360" w:lineRule="auto"/>
        <w:jc w:val="both"/>
        <w:rPr>
          <w:rFonts w:ascii="Arial" w:hAnsi="Arial" w:cs="Arial"/>
          <w:lang w:val="es-ES_tradnl"/>
        </w:rPr>
      </w:pPr>
      <m:oMathPara>
        <m:oMath>
          <m:r>
            <w:rPr>
              <w:rFonts w:ascii="Cambria Math" w:hAnsi="Cambria Math" w:cs="Arial"/>
              <w:lang w:val="es-ES_tradnl"/>
            </w:rPr>
            <m:t>P</m:t>
          </m:r>
          <m:d>
            <m:dPr>
              <m:ctrlPr>
                <w:rPr>
                  <w:rFonts w:ascii="Cambria Math" w:hAnsi="Cambria Math" w:cs="Arial"/>
                  <w:lang w:val="es-ES_tradnl"/>
                </w:rPr>
              </m:ctrlPr>
            </m:dPr>
            <m:e>
              <m:sSub>
                <m:sSubPr>
                  <m:ctrlPr>
                    <w:rPr>
                      <w:rFonts w:ascii="Cambria Math" w:hAnsi="Cambria Math" w:cs="Arial"/>
                      <w:lang w:val="es-ES_tradnl"/>
                    </w:rPr>
                  </m:ctrlPr>
                </m:sSubPr>
                <m:e>
                  <m:r>
                    <w:rPr>
                      <w:rFonts w:ascii="Cambria Math" w:hAnsi="Cambria Math" w:cs="Arial"/>
                      <w:lang w:val="es-ES_tradnl"/>
                    </w:rPr>
                    <m:t>Viviendas</m:t>
                  </m:r>
                </m:e>
                <m:sub>
                  <m:r>
                    <w:rPr>
                      <w:rFonts w:ascii="Cambria Math" w:hAnsi="Cambria Math" w:cs="Arial"/>
                      <w:lang w:val="es-ES_tradnl"/>
                    </w:rPr>
                    <m:t>centro</m:t>
                  </m:r>
                </m:sub>
              </m:sSub>
            </m:e>
            <m:e>
              <m:r>
                <w:rPr>
                  <w:rFonts w:ascii="Cambria Math" w:hAnsi="Cambria Math" w:cs="Arial"/>
                  <w:lang w:val="es-ES_tradnl"/>
                </w:rPr>
                <m:t>No  Energí</m:t>
              </m:r>
              <m:sSub>
                <m:sSubPr>
                  <m:ctrlPr>
                    <w:rPr>
                      <w:rFonts w:ascii="Cambria Math" w:hAnsi="Cambria Math" w:cs="Arial"/>
                      <w:lang w:val="es-ES_tradnl"/>
                    </w:rPr>
                  </m:ctrlPr>
                </m:sSubPr>
                <m:e>
                  <m:r>
                    <w:rPr>
                      <w:rFonts w:ascii="Cambria Math" w:hAnsi="Cambria Math" w:cs="Arial"/>
                      <w:lang w:val="es-ES_tradnl"/>
                    </w:rPr>
                    <m:t>a</m:t>
                  </m:r>
                </m:e>
                <m:sub>
                  <m:r>
                    <w:rPr>
                      <w:rFonts w:ascii="Cambria Math" w:hAnsi="Cambria Math" w:cs="Arial"/>
                      <w:lang w:val="es-ES_tradnl"/>
                    </w:rPr>
                    <m:t>centro</m:t>
                  </m:r>
                </m:sub>
              </m:sSub>
            </m:e>
          </m:d>
          <m:r>
            <w:rPr>
              <w:rFonts w:ascii="Cambria Math" w:hAnsi="Cambria Math" w:cs="Arial"/>
              <w:lang w:val="es-ES_tradnl"/>
            </w:rPr>
            <m:t>=</m:t>
          </m:r>
          <m:f>
            <m:fPr>
              <m:ctrlPr>
                <w:rPr>
                  <w:rFonts w:ascii="Cambria Math" w:hAnsi="Cambria Math" w:cs="Arial"/>
                  <w:lang w:val="es-ES_tradnl"/>
                </w:rPr>
              </m:ctrlPr>
            </m:fPr>
            <m:num>
              <m:r>
                <w:rPr>
                  <w:rFonts w:ascii="Cambria Math" w:hAnsi="Cambria Math" w:cs="Arial"/>
                  <w:lang w:val="es-ES_tradnl"/>
                </w:rPr>
                <m:t>1</m:t>
              </m:r>
            </m:num>
            <m:den>
              <m:r>
                <w:rPr>
                  <w:rFonts w:ascii="Cambria Math" w:hAnsi="Cambria Math" w:cs="Arial"/>
                  <w:lang w:val="es-ES_tradnl"/>
                </w:rPr>
                <m:t>7,1956</m:t>
              </m:r>
            </m:den>
          </m:f>
        </m:oMath>
      </m:oMathPara>
    </w:p>
    <w:p w14:paraId="562D8502" w14:textId="77777777" w:rsidR="00146A21" w:rsidRPr="00725EC0" w:rsidRDefault="00146A21" w:rsidP="00146A21">
      <w:pPr>
        <w:pStyle w:val="Textoindependiente"/>
        <w:spacing w:line="360" w:lineRule="auto"/>
        <w:jc w:val="both"/>
        <w:rPr>
          <w:rFonts w:ascii="Arial" w:hAnsi="Arial" w:cs="Arial"/>
          <w:lang w:val="es-ES_tradnl"/>
        </w:rPr>
      </w:pPr>
      <m:oMathPara>
        <m:oMath>
          <m:r>
            <w:rPr>
              <w:rFonts w:ascii="Cambria Math" w:hAnsi="Cambria Math" w:cs="Arial"/>
              <w:lang w:val="es-ES_tradnl"/>
            </w:rPr>
            <m:t>P</m:t>
          </m:r>
          <m:d>
            <m:dPr>
              <m:ctrlPr>
                <w:rPr>
                  <w:rFonts w:ascii="Cambria Math" w:hAnsi="Cambria Math" w:cs="Arial"/>
                  <w:lang w:val="es-ES_tradnl"/>
                </w:rPr>
              </m:ctrlPr>
            </m:dPr>
            <m:e>
              <m:r>
                <w:rPr>
                  <w:rFonts w:ascii="Cambria Math" w:hAnsi="Cambria Math" w:cs="Arial"/>
                  <w:lang w:val="es-ES_tradnl"/>
                </w:rPr>
                <m:t>Vivienda</m:t>
              </m:r>
              <m:sSub>
                <m:sSubPr>
                  <m:ctrlPr>
                    <w:rPr>
                      <w:rFonts w:ascii="Cambria Math" w:hAnsi="Cambria Math" w:cs="Arial"/>
                      <w:lang w:val="es-ES_tradnl"/>
                    </w:rPr>
                  </m:ctrlPr>
                </m:sSubPr>
                <m:e>
                  <m:r>
                    <w:rPr>
                      <w:rFonts w:ascii="Cambria Math" w:hAnsi="Cambria Math" w:cs="Arial"/>
                      <w:lang w:val="es-ES_tradnl"/>
                    </w:rPr>
                    <m:t>s</m:t>
                  </m:r>
                </m:e>
                <m:sub>
                  <m:r>
                    <w:rPr>
                      <w:rFonts w:ascii="Cambria Math" w:hAnsi="Cambria Math" w:cs="Arial"/>
                      <w:lang w:val="es-ES_tradnl"/>
                    </w:rPr>
                    <m:t>centro</m:t>
                  </m:r>
                </m:sub>
              </m:sSub>
              <m:r>
                <m:rPr>
                  <m:sty m:val="p"/>
                </m:rPr>
                <w:rPr>
                  <w:rFonts w:ascii="Cambria Math" w:hAnsi="Cambria Math" w:cs="Arial"/>
                  <w:lang w:val="es-ES_tradnl"/>
                </w:rPr>
                <m:t>∩</m:t>
              </m:r>
              <m:r>
                <w:rPr>
                  <w:rFonts w:ascii="Cambria Math" w:hAnsi="Cambria Math" w:cs="Arial"/>
                  <w:lang w:val="es-ES_tradnl"/>
                </w:rPr>
                <m:t>No  Energí</m:t>
              </m:r>
              <m:sSub>
                <m:sSubPr>
                  <m:ctrlPr>
                    <w:rPr>
                      <w:rFonts w:ascii="Cambria Math" w:hAnsi="Cambria Math" w:cs="Arial"/>
                      <w:lang w:val="es-ES_tradnl"/>
                    </w:rPr>
                  </m:ctrlPr>
                </m:sSubPr>
                <m:e>
                  <m:r>
                    <w:rPr>
                      <w:rFonts w:ascii="Cambria Math" w:hAnsi="Cambria Math" w:cs="Arial"/>
                      <w:lang w:val="es-ES_tradnl"/>
                    </w:rPr>
                    <m:t>a</m:t>
                  </m:r>
                </m:e>
                <m:sub>
                  <m:r>
                    <w:rPr>
                      <w:rFonts w:ascii="Cambria Math" w:hAnsi="Cambria Math" w:cs="Arial"/>
                      <w:lang w:val="es-ES_tradnl"/>
                    </w:rPr>
                    <m:t>centro</m:t>
                  </m:r>
                </m:sub>
              </m:sSub>
            </m:e>
          </m:d>
          <m:r>
            <w:rPr>
              <w:rFonts w:ascii="Cambria Math" w:hAnsi="Cambria Math" w:cs="Arial"/>
              <w:lang w:val="es-ES_tradnl"/>
            </w:rPr>
            <m:t>=</m:t>
          </m:r>
          <m:f>
            <m:fPr>
              <m:ctrlPr>
                <w:rPr>
                  <w:rFonts w:ascii="Cambria Math" w:hAnsi="Cambria Math" w:cs="Arial"/>
                  <w:lang w:val="es-ES_tradnl"/>
                </w:rPr>
              </m:ctrlPr>
            </m:fPr>
            <m:num>
              <m:r>
                <w:rPr>
                  <w:rFonts w:ascii="Cambria Math" w:hAnsi="Cambria Math" w:cs="Arial"/>
                  <w:lang w:val="es-ES_tradnl"/>
                </w:rPr>
                <m:t>85.641</m:t>
              </m:r>
            </m:num>
            <m:den>
              <m:r>
                <w:rPr>
                  <w:rFonts w:ascii="Cambria Math" w:hAnsi="Cambria Math" w:cs="Arial"/>
                  <w:lang w:val="es-ES_tradnl"/>
                </w:rPr>
                <m:t>285.643</m:t>
              </m:r>
            </m:den>
          </m:f>
          <m:r>
            <w:rPr>
              <w:rFonts w:ascii="Cambria Math" w:hAnsi="Cambria Math" w:cs="Arial"/>
              <w:lang w:val="es-ES_tradnl"/>
            </w:rPr>
            <m:t>*</m:t>
          </m:r>
          <m:f>
            <m:fPr>
              <m:ctrlPr>
                <w:rPr>
                  <w:rFonts w:ascii="Cambria Math" w:hAnsi="Cambria Math" w:cs="Arial"/>
                  <w:lang w:val="es-ES_tradnl"/>
                </w:rPr>
              </m:ctrlPr>
            </m:fPr>
            <m:num>
              <m:r>
                <w:rPr>
                  <w:rFonts w:ascii="Cambria Math" w:hAnsi="Cambria Math" w:cs="Arial"/>
                  <w:lang w:val="es-ES_tradnl"/>
                </w:rPr>
                <m:t>1</m:t>
              </m:r>
            </m:num>
            <m:den>
              <m:r>
                <w:rPr>
                  <w:rFonts w:ascii="Cambria Math" w:hAnsi="Cambria Math" w:cs="Arial"/>
                  <w:lang w:val="es-ES_tradnl"/>
                </w:rPr>
                <m:t>7,1956</m:t>
              </m:r>
            </m:den>
          </m:f>
          <m:r>
            <m:rPr>
              <m:sty m:val="p"/>
            </m:rPr>
            <w:rPr>
              <w:rFonts w:ascii="Cambria Math" w:hAnsi="Cambria Math" w:cs="Arial"/>
              <w:lang w:val="es-ES_tradnl"/>
            </w:rPr>
            <m:t>≈</m:t>
          </m:r>
          <m:f>
            <m:fPr>
              <m:ctrlPr>
                <w:rPr>
                  <w:rFonts w:ascii="Cambria Math" w:hAnsi="Cambria Math" w:cs="Arial"/>
                  <w:lang w:val="es-ES_tradnl"/>
                </w:rPr>
              </m:ctrlPr>
            </m:fPr>
            <m:num>
              <m:r>
                <w:rPr>
                  <w:rFonts w:ascii="Cambria Math" w:hAnsi="Cambria Math" w:cs="Arial"/>
                  <w:lang w:val="es-ES_tradnl"/>
                </w:rPr>
                <m:t>1</m:t>
              </m:r>
            </m:num>
            <m:den>
              <m:r>
                <w:rPr>
                  <w:rFonts w:ascii="Cambria Math" w:hAnsi="Cambria Math" w:cs="Arial"/>
                  <w:lang w:val="es-ES_tradnl"/>
                </w:rPr>
                <m:t>24</m:t>
              </m:r>
            </m:den>
          </m:f>
        </m:oMath>
      </m:oMathPara>
    </w:p>
    <w:p w14:paraId="2B548893" w14:textId="77777777" w:rsidR="00146A21" w:rsidRPr="00725EC0" w:rsidRDefault="00146A21" w:rsidP="00146A21">
      <w:pPr>
        <w:pStyle w:val="Textoindependiente"/>
        <w:spacing w:line="360" w:lineRule="auto"/>
        <w:jc w:val="both"/>
        <w:rPr>
          <w:rFonts w:ascii="Arial" w:hAnsi="Arial" w:cs="Arial"/>
          <w:highlight w:val="cyan"/>
          <w:lang w:val="es-ES_tradnl"/>
        </w:rPr>
      </w:pPr>
    </w:p>
    <w:p w14:paraId="650849FD" w14:textId="77777777" w:rsidR="00146A21" w:rsidRPr="00725EC0" w:rsidRDefault="00146A21" w:rsidP="00146A21">
      <w:pPr>
        <w:pStyle w:val="Textoindependiente"/>
        <w:spacing w:line="276" w:lineRule="auto"/>
        <w:jc w:val="both"/>
        <w:rPr>
          <w:rFonts w:ascii="Arial" w:hAnsi="Arial" w:cs="Arial"/>
          <w:lang w:val="es-ES_tradnl"/>
        </w:rPr>
      </w:pPr>
      <w:r w:rsidRPr="00725EC0">
        <w:rPr>
          <w:rFonts w:ascii="Arial" w:hAnsi="Arial" w:cs="Arial"/>
          <w:lang w:val="es-ES_tradnl"/>
        </w:rPr>
        <w:t xml:space="preserve">El último paso para lograr la representatividad deseada de la zona centro, es multiplicar por (1/7) el resultado anterior, y por tanto: </w:t>
      </w:r>
    </w:p>
    <w:p w14:paraId="0A0B5FE8" w14:textId="77777777" w:rsidR="00146A21" w:rsidRPr="00725EC0" w:rsidRDefault="00146A21" w:rsidP="00146A21">
      <w:pPr>
        <w:pStyle w:val="Textoindependiente"/>
        <w:spacing w:line="276" w:lineRule="auto"/>
        <w:jc w:val="both"/>
        <w:rPr>
          <w:rFonts w:ascii="Arial" w:hAnsi="Arial" w:cs="Arial"/>
          <w:lang w:val="es-ES_tradnl"/>
        </w:rPr>
      </w:pPr>
    </w:p>
    <w:p w14:paraId="716AF775" w14:textId="77777777" w:rsidR="00146A21" w:rsidRPr="00725EC0" w:rsidRDefault="00146A21" w:rsidP="00146A21">
      <w:pPr>
        <w:pStyle w:val="Textoindependiente"/>
        <w:spacing w:line="360" w:lineRule="auto"/>
        <w:jc w:val="both"/>
        <w:rPr>
          <w:rFonts w:ascii="Arial" w:hAnsi="Arial" w:cs="Arial"/>
          <w:lang w:val="es-ES_tradnl"/>
        </w:rPr>
      </w:pPr>
      <m:oMathPara>
        <m:oMathParaPr>
          <m:jc m:val="center"/>
        </m:oMathParaPr>
        <m:oMath>
          <m:r>
            <w:rPr>
              <w:rFonts w:ascii="Cambria Math" w:hAnsi="Cambria Math" w:cs="Arial"/>
              <w:lang w:val="es-ES_tradnl"/>
            </w:rPr>
            <m:t>P</m:t>
          </m:r>
          <m:d>
            <m:dPr>
              <m:ctrlPr>
                <w:rPr>
                  <w:rFonts w:ascii="Cambria Math" w:hAnsi="Cambria Math" w:cs="Arial"/>
                  <w:lang w:val="es-ES_tradnl"/>
                </w:rPr>
              </m:ctrlPr>
            </m:dPr>
            <m:e>
              <m:r>
                <w:rPr>
                  <w:rFonts w:ascii="Cambria Math" w:hAnsi="Cambria Math" w:cs="Arial"/>
                  <w:lang w:val="es-ES_tradnl"/>
                </w:rPr>
                <m:t>Vivienda</m:t>
              </m:r>
              <m:sSub>
                <m:sSubPr>
                  <m:ctrlPr>
                    <w:rPr>
                      <w:rFonts w:ascii="Cambria Math" w:hAnsi="Cambria Math" w:cs="Arial"/>
                      <w:lang w:val="es-ES_tradnl"/>
                    </w:rPr>
                  </m:ctrlPr>
                </m:sSubPr>
                <m:e>
                  <m:r>
                    <w:rPr>
                      <w:rFonts w:ascii="Cambria Math" w:hAnsi="Cambria Math" w:cs="Arial"/>
                      <w:lang w:val="es-ES_tradnl"/>
                    </w:rPr>
                    <m:t>s</m:t>
                  </m:r>
                </m:e>
                <m:sub>
                  <m:r>
                    <w:rPr>
                      <w:rFonts w:ascii="Cambria Math" w:hAnsi="Cambria Math" w:cs="Arial"/>
                      <w:lang w:val="es-ES_tradnl"/>
                    </w:rPr>
                    <m:t>centro</m:t>
                  </m:r>
                </m:sub>
              </m:sSub>
              <m:r>
                <m:rPr>
                  <m:sty m:val="p"/>
                </m:rPr>
                <w:rPr>
                  <w:rFonts w:ascii="Cambria Math" w:hAnsi="Cambria Math" w:cs="Arial"/>
                  <w:lang w:val="es-ES_tradnl"/>
                </w:rPr>
                <m:t>∩</m:t>
              </m:r>
              <m:r>
                <w:rPr>
                  <w:rFonts w:ascii="Cambria Math" w:hAnsi="Cambria Math" w:cs="Arial"/>
                  <w:lang w:val="es-ES_tradnl"/>
                </w:rPr>
                <m:t>No  Energí</m:t>
              </m:r>
              <m:sSub>
                <m:sSubPr>
                  <m:ctrlPr>
                    <w:rPr>
                      <w:rFonts w:ascii="Cambria Math" w:hAnsi="Cambria Math" w:cs="Arial"/>
                      <w:lang w:val="es-ES_tradnl"/>
                    </w:rPr>
                  </m:ctrlPr>
                </m:sSubPr>
                <m:e>
                  <m:r>
                    <w:rPr>
                      <w:rFonts w:ascii="Cambria Math" w:hAnsi="Cambria Math" w:cs="Arial"/>
                      <w:lang w:val="es-ES_tradnl"/>
                    </w:rPr>
                    <m:t>a</m:t>
                  </m:r>
                </m:e>
                <m:sub>
                  <m:r>
                    <w:rPr>
                      <w:rFonts w:ascii="Cambria Math" w:hAnsi="Cambria Math" w:cs="Arial"/>
                      <w:lang w:val="es-ES_tradnl"/>
                    </w:rPr>
                    <m:t>centro</m:t>
                  </m:r>
                </m:sub>
              </m:sSub>
            </m:e>
          </m:d>
          <m:r>
            <m:rPr>
              <m:sty m:val="p"/>
            </m:rPr>
            <w:rPr>
              <w:rFonts w:ascii="Cambria Math" w:hAnsi="Cambria Math" w:cs="Arial"/>
              <w:lang w:val="es-ES_tradnl"/>
            </w:rPr>
            <m:t>=</m:t>
          </m:r>
          <m:f>
            <m:fPr>
              <m:ctrlPr>
                <w:rPr>
                  <w:rFonts w:ascii="Cambria Math" w:hAnsi="Cambria Math" w:cs="Arial"/>
                  <w:lang w:val="es-ES_tradnl"/>
                </w:rPr>
              </m:ctrlPr>
            </m:fPr>
            <m:num>
              <m:r>
                <w:rPr>
                  <w:rFonts w:ascii="Cambria Math" w:hAnsi="Cambria Math" w:cs="Arial"/>
                  <w:lang w:val="es-ES_tradnl"/>
                </w:rPr>
                <m:t>1</m:t>
              </m:r>
            </m:num>
            <m:den>
              <m:r>
                <w:rPr>
                  <w:rFonts w:ascii="Cambria Math" w:hAnsi="Cambria Math" w:cs="Arial"/>
                  <w:lang w:val="es-ES_tradnl"/>
                </w:rPr>
                <m:t>7</m:t>
              </m:r>
            </m:den>
          </m:f>
          <m:r>
            <m:rPr>
              <m:sty m:val="p"/>
            </m:rPr>
            <w:rPr>
              <w:rFonts w:ascii="Cambria Math" w:hAnsi="Cambria Math" w:cs="Arial"/>
              <w:lang w:val="es-ES_tradnl"/>
            </w:rPr>
            <m:t>*</m:t>
          </m:r>
          <m:f>
            <m:fPr>
              <m:ctrlPr>
                <w:rPr>
                  <w:rFonts w:ascii="Cambria Math" w:hAnsi="Cambria Math" w:cs="Arial"/>
                  <w:lang w:val="es-ES_tradnl"/>
                </w:rPr>
              </m:ctrlPr>
            </m:fPr>
            <m:num>
              <m:r>
                <w:rPr>
                  <w:rFonts w:ascii="Cambria Math" w:hAnsi="Cambria Math" w:cs="Arial"/>
                  <w:lang w:val="es-ES_tradnl"/>
                </w:rPr>
                <m:t>1</m:t>
              </m:r>
            </m:num>
            <m:den>
              <m:r>
                <w:rPr>
                  <w:rFonts w:ascii="Cambria Math" w:hAnsi="Cambria Math" w:cs="Arial"/>
                  <w:lang w:val="es-ES_tradnl"/>
                </w:rPr>
                <m:t>24</m:t>
              </m:r>
            </m:den>
          </m:f>
          <m:r>
            <w:rPr>
              <w:rFonts w:ascii="Cambria Math" w:hAnsi="Cambria Math" w:cs="Arial"/>
              <w:lang w:val="es-ES_tradnl"/>
            </w:rPr>
            <m:t>=</m:t>
          </m:r>
          <m:f>
            <m:fPr>
              <m:ctrlPr>
                <w:rPr>
                  <w:rFonts w:ascii="Cambria Math" w:hAnsi="Cambria Math" w:cs="Arial"/>
                  <w:lang w:val="es-ES_tradnl"/>
                </w:rPr>
              </m:ctrlPr>
            </m:fPr>
            <m:num>
              <m:r>
                <w:rPr>
                  <w:rFonts w:ascii="Cambria Math" w:hAnsi="Cambria Math" w:cs="Arial"/>
                  <w:lang w:val="es-ES_tradnl"/>
                </w:rPr>
                <m:t>1</m:t>
              </m:r>
            </m:num>
            <m:den>
              <m:r>
                <w:rPr>
                  <w:rFonts w:ascii="Cambria Math" w:hAnsi="Cambria Math" w:cs="Arial"/>
                  <w:lang w:val="es-ES_tradnl"/>
                </w:rPr>
                <m:t>168</m:t>
              </m:r>
            </m:den>
          </m:f>
          <m:r>
            <w:rPr>
              <w:rFonts w:ascii="Cambria Math" w:hAnsi="Cambria Math" w:cs="Arial"/>
              <w:lang w:val="es-ES_tradnl"/>
            </w:rPr>
            <m:t>=0,005952</m:t>
          </m:r>
        </m:oMath>
      </m:oMathPara>
    </w:p>
    <w:p w14:paraId="2FA43BD7" w14:textId="77777777" w:rsidR="00146A21" w:rsidRPr="00725EC0" w:rsidRDefault="00146A21" w:rsidP="00146A21">
      <w:pPr>
        <w:pStyle w:val="FirstParagraph"/>
        <w:spacing w:line="276" w:lineRule="auto"/>
        <w:jc w:val="both"/>
        <w:rPr>
          <w:rFonts w:ascii="Arial" w:hAnsi="Arial" w:cs="Arial"/>
          <w:lang w:val="es-ES_tradnl"/>
        </w:rPr>
      </w:pPr>
      <w:r w:rsidRPr="00725EC0">
        <w:rPr>
          <w:rFonts w:ascii="Arial" w:hAnsi="Arial" w:cs="Arial"/>
          <w:lang w:val="es-ES_tradnl"/>
        </w:rPr>
        <w:t>Finalmente, el factor de expansión (FE) es obtenido como el inverso de la probabilidad de encontrar una vivienda sin energía en la subregión:</w:t>
      </w:r>
    </w:p>
    <w:p w14:paraId="4A987628" w14:textId="77777777" w:rsidR="00146A21" w:rsidRPr="005C7DB3" w:rsidRDefault="00146A21" w:rsidP="00146A21">
      <w:pPr>
        <w:pStyle w:val="Textoindependiente"/>
        <w:rPr>
          <w:rFonts w:ascii="Arial" w:hAnsi="Arial" w:cs="Arial"/>
          <w:lang w:val="es-ES_tradnl"/>
        </w:rPr>
      </w:pPr>
    </w:p>
    <w:p w14:paraId="55F9A835" w14:textId="77777777" w:rsidR="00146A21" w:rsidRPr="00725EC0" w:rsidRDefault="00146A21" w:rsidP="00146A21">
      <w:pPr>
        <w:pStyle w:val="Textoindependiente"/>
        <w:spacing w:line="360" w:lineRule="auto"/>
        <w:jc w:val="center"/>
        <w:rPr>
          <w:rFonts w:ascii="Arial" w:hAnsi="Arial" w:cs="Arial"/>
          <w:lang w:val="es-ES_tradnl"/>
        </w:rPr>
      </w:pPr>
      <m:oMathPara>
        <m:oMath>
          <m:r>
            <w:rPr>
              <w:rFonts w:ascii="Cambria Math" w:hAnsi="Cambria Math" w:cs="Arial"/>
              <w:lang w:val="es-ES_tradnl"/>
            </w:rPr>
            <m:t>FE</m:t>
          </m:r>
          <m:r>
            <m:rPr>
              <m:sty m:val="p"/>
            </m:rPr>
            <w:rPr>
              <w:rFonts w:ascii="Cambria Math" w:hAnsi="Cambria Math" w:cs="Arial"/>
              <w:lang w:val="es-ES_tradnl"/>
            </w:rPr>
            <m:t>=</m:t>
          </m:r>
          <m:f>
            <m:fPr>
              <m:ctrlPr>
                <w:rPr>
                  <w:rFonts w:ascii="Cambria Math" w:hAnsi="Cambria Math" w:cs="Arial"/>
                  <w:lang w:val="es-ES_tradnl"/>
                </w:rPr>
              </m:ctrlPr>
            </m:fPr>
            <m:num>
              <m:r>
                <w:rPr>
                  <w:rFonts w:ascii="Cambria Math" w:hAnsi="Cambria Math" w:cs="Arial"/>
                  <w:lang w:val="es-ES_tradnl"/>
                </w:rPr>
                <m:t>1</m:t>
              </m:r>
            </m:num>
            <m:den>
              <m:r>
                <w:rPr>
                  <w:rFonts w:ascii="Cambria Math" w:hAnsi="Cambria Math" w:cs="Arial"/>
                  <w:lang w:val="es-ES_tradnl"/>
                </w:rPr>
                <m:t>P</m:t>
              </m:r>
              <m:r>
                <m:rPr>
                  <m:sty m:val="p"/>
                </m:rPr>
                <w:rPr>
                  <w:rFonts w:ascii="Cambria Math" w:hAnsi="Cambria Math" w:cs="Arial"/>
                  <w:lang w:val="es-ES_tradnl"/>
                </w:rPr>
                <m:t>(</m:t>
              </m:r>
              <m:r>
                <w:rPr>
                  <w:rFonts w:ascii="Cambria Math" w:hAnsi="Cambria Math" w:cs="Arial"/>
                  <w:lang w:val="es-ES_tradnl"/>
                </w:rPr>
                <m:t>Vivienda</m:t>
              </m:r>
              <m:sSub>
                <m:sSubPr>
                  <m:ctrlPr>
                    <w:rPr>
                      <w:rFonts w:ascii="Cambria Math" w:hAnsi="Cambria Math" w:cs="Arial"/>
                      <w:lang w:val="es-ES_tradnl"/>
                    </w:rPr>
                  </m:ctrlPr>
                </m:sSubPr>
                <m:e>
                  <m:r>
                    <w:rPr>
                      <w:rFonts w:ascii="Cambria Math" w:hAnsi="Cambria Math" w:cs="Arial"/>
                      <w:lang w:val="es-ES_tradnl"/>
                    </w:rPr>
                    <m:t>s</m:t>
                  </m:r>
                </m:e>
                <m:sub>
                  <m:r>
                    <w:rPr>
                      <w:rFonts w:ascii="Cambria Math" w:hAnsi="Cambria Math" w:cs="Arial"/>
                      <w:lang w:val="es-ES_tradnl"/>
                    </w:rPr>
                    <m:t>centro</m:t>
                  </m:r>
                </m:sub>
              </m:sSub>
              <m:r>
                <m:rPr>
                  <m:sty m:val="p"/>
                </m:rPr>
                <w:rPr>
                  <w:rFonts w:ascii="Cambria Math" w:hAnsi="Cambria Math" w:cs="Arial"/>
                  <w:lang w:val="es-ES_tradnl"/>
                </w:rPr>
                <m:t>∩</m:t>
              </m:r>
              <m:r>
                <w:rPr>
                  <w:rFonts w:ascii="Cambria Math" w:hAnsi="Cambria Math" w:cs="Arial"/>
                  <w:lang w:val="es-ES_tradnl"/>
                </w:rPr>
                <m:t>No  Energí</m:t>
              </m:r>
              <m:sSub>
                <m:sSubPr>
                  <m:ctrlPr>
                    <w:rPr>
                      <w:rFonts w:ascii="Cambria Math" w:hAnsi="Cambria Math" w:cs="Arial"/>
                      <w:lang w:val="es-ES_tradnl"/>
                    </w:rPr>
                  </m:ctrlPr>
                </m:sSubPr>
                <m:e>
                  <m:r>
                    <w:rPr>
                      <w:rFonts w:ascii="Cambria Math" w:hAnsi="Cambria Math" w:cs="Arial"/>
                      <w:lang w:val="es-ES_tradnl"/>
                    </w:rPr>
                    <m:t>a</m:t>
                  </m:r>
                </m:e>
                <m:sub>
                  <m:r>
                    <w:rPr>
                      <w:rFonts w:ascii="Cambria Math" w:hAnsi="Cambria Math" w:cs="Arial"/>
                      <w:lang w:val="es-ES_tradnl"/>
                    </w:rPr>
                    <m:t>centro</m:t>
                  </m:r>
                </m:sub>
              </m:sSub>
              <m:r>
                <m:rPr>
                  <m:sty m:val="p"/>
                </m:rPr>
                <w:rPr>
                  <w:rFonts w:ascii="Cambria Math" w:hAnsi="Cambria Math" w:cs="Arial"/>
                  <w:lang w:val="es-ES_tradnl"/>
                </w:rPr>
                <m:t>)</m:t>
              </m:r>
            </m:den>
          </m:f>
          <m:r>
            <m:rPr>
              <m:sty m:val="p"/>
            </m:rPr>
            <w:rPr>
              <w:rFonts w:ascii="Cambria Math" w:hAnsi="Cambria Math" w:cs="Arial"/>
              <w:lang w:val="es-ES_tradnl"/>
            </w:rPr>
            <m:t>=</m:t>
          </m:r>
          <m:f>
            <m:fPr>
              <m:ctrlPr>
                <w:rPr>
                  <w:rFonts w:ascii="Cambria Math" w:hAnsi="Cambria Math" w:cs="Arial"/>
                  <w:lang w:val="es-ES_tradnl"/>
                </w:rPr>
              </m:ctrlPr>
            </m:fPr>
            <m:num>
              <m:r>
                <w:rPr>
                  <w:rFonts w:ascii="Cambria Math" w:hAnsi="Cambria Math" w:cs="Arial"/>
                  <w:lang w:val="es-ES_tradnl"/>
                </w:rPr>
                <m:t>1</m:t>
              </m:r>
            </m:num>
            <m:den>
              <m:r>
                <w:rPr>
                  <w:rFonts w:ascii="Cambria Math" w:hAnsi="Cambria Math" w:cs="Arial"/>
                  <w:lang w:val="es-ES_tradnl"/>
                </w:rPr>
                <m:t>0,005952</m:t>
              </m:r>
            </m:den>
          </m:f>
          <m:r>
            <w:rPr>
              <w:rFonts w:ascii="Cambria Math" w:hAnsi="Cambria Math" w:cs="Arial"/>
              <w:lang w:val="es-ES_tradnl"/>
            </w:rPr>
            <m:t>=168</m:t>
          </m:r>
        </m:oMath>
      </m:oMathPara>
    </w:p>
    <w:p w14:paraId="65B6E4A0" w14:textId="77777777" w:rsidR="00146A21" w:rsidRPr="00725EC0" w:rsidRDefault="00146A21" w:rsidP="00146A21">
      <w:pPr>
        <w:pStyle w:val="Textoindependiente"/>
        <w:spacing w:line="360" w:lineRule="auto"/>
        <w:jc w:val="both"/>
        <w:rPr>
          <w:rFonts w:ascii="Arial" w:hAnsi="Arial" w:cs="Arial"/>
          <w:highlight w:val="cyan"/>
          <w:lang w:val="es-ES_tradnl"/>
        </w:rPr>
      </w:pPr>
    </w:p>
    <w:p w14:paraId="35505055" w14:textId="07B80C0D" w:rsidR="0024177D" w:rsidRPr="005C7DB3" w:rsidRDefault="00146A21" w:rsidP="00186B44">
      <w:pPr>
        <w:pStyle w:val="Textoindependiente"/>
        <w:jc w:val="both"/>
        <w:rPr>
          <w:rFonts w:ascii="Arial" w:hAnsi="Arial" w:cs="Arial"/>
          <w:bCs/>
          <w:highlight w:val="cyan"/>
          <w:lang w:val="es-ES_tradnl"/>
        </w:rPr>
      </w:pPr>
      <w:r w:rsidRPr="00186B44">
        <w:rPr>
          <w:rFonts w:ascii="Arial" w:hAnsi="Arial"/>
          <w:color w:val="000000" w:themeColor="text1"/>
          <w:lang w:val="es-ES_tradnl"/>
        </w:rPr>
        <w:t xml:space="preserve">Siguiendo el procedimiento anterior para las restantes </w:t>
      </w:r>
      <w:r w:rsidR="00A656D9">
        <w:rPr>
          <w:rFonts w:ascii="Arial" w:hAnsi="Arial"/>
          <w:color w:val="000000" w:themeColor="text1"/>
          <w:lang w:val="es-ES_tradnl"/>
        </w:rPr>
        <w:t>sub</w:t>
      </w:r>
      <w:r w:rsidRPr="00186B44">
        <w:rPr>
          <w:rFonts w:ascii="Arial" w:hAnsi="Arial"/>
          <w:color w:val="000000" w:themeColor="text1"/>
          <w:lang w:val="es-ES_tradnl"/>
        </w:rPr>
        <w:t>regiones, se presentan en la siguiente tabla, los cálculos para los demás factores de expansión:</w:t>
      </w:r>
      <w:bookmarkStart w:id="26" w:name="material-adicional"/>
      <w:bookmarkStart w:id="27" w:name="cálculo-factores-de-expansión"/>
      <w:bookmarkStart w:id="28" w:name="casos-completos"/>
      <w:bookmarkEnd w:id="25"/>
    </w:p>
    <w:p w14:paraId="2062D7C5" w14:textId="77777777" w:rsidR="00146A21" w:rsidRPr="00725EC0" w:rsidRDefault="00146A21" w:rsidP="008D6859">
      <w:pPr>
        <w:pStyle w:val="Descripcin"/>
        <w:jc w:val="center"/>
        <w:rPr>
          <w:rFonts w:ascii="Arial" w:hAnsi="Arial" w:cs="Arial"/>
          <w:sz w:val="24"/>
          <w:szCs w:val="24"/>
          <w:lang w:val="es-CO"/>
        </w:rPr>
      </w:pPr>
    </w:p>
    <w:p w14:paraId="1FDC5535" w14:textId="41F2F30B" w:rsidR="00127908" w:rsidRPr="00725EC0" w:rsidRDefault="00127908" w:rsidP="008D6859">
      <w:pPr>
        <w:pStyle w:val="Descripcin"/>
        <w:jc w:val="center"/>
        <w:rPr>
          <w:rFonts w:ascii="Arial" w:hAnsi="Arial" w:cs="Arial"/>
          <w:sz w:val="24"/>
          <w:szCs w:val="24"/>
          <w:lang w:val="es-CO"/>
        </w:rPr>
      </w:pPr>
      <w:r w:rsidRPr="00725EC0">
        <w:rPr>
          <w:rFonts w:ascii="Arial" w:hAnsi="Arial" w:cs="Arial"/>
          <w:sz w:val="24"/>
          <w:szCs w:val="24"/>
          <w:lang w:val="es-CO"/>
        </w:rPr>
        <w:t xml:space="preserve">Tabla </w:t>
      </w:r>
      <w:r w:rsidRPr="00725EC0">
        <w:rPr>
          <w:rFonts w:ascii="Arial" w:hAnsi="Arial" w:cs="Arial"/>
          <w:sz w:val="24"/>
          <w:szCs w:val="24"/>
          <w:lang w:val="es-CO"/>
        </w:rPr>
        <w:fldChar w:fldCharType="begin"/>
      </w:r>
      <w:r w:rsidRPr="00725EC0">
        <w:rPr>
          <w:rFonts w:ascii="Arial" w:hAnsi="Arial" w:cs="Arial"/>
          <w:sz w:val="24"/>
          <w:szCs w:val="24"/>
          <w:lang w:val="es-CO"/>
        </w:rPr>
        <w:instrText xml:space="preserve"> SEQ Tabla \* ARABIC </w:instrText>
      </w:r>
      <w:r w:rsidRPr="00725EC0">
        <w:rPr>
          <w:rFonts w:ascii="Arial" w:hAnsi="Arial" w:cs="Arial"/>
          <w:sz w:val="24"/>
          <w:szCs w:val="24"/>
          <w:lang w:val="es-CO"/>
        </w:rPr>
        <w:fldChar w:fldCharType="separate"/>
      </w:r>
      <w:r w:rsidR="0083112C" w:rsidRPr="00725EC0">
        <w:rPr>
          <w:rFonts w:ascii="Arial" w:hAnsi="Arial" w:cs="Arial"/>
          <w:noProof/>
          <w:sz w:val="24"/>
          <w:szCs w:val="24"/>
          <w:lang w:val="es-CO"/>
        </w:rPr>
        <w:t>7</w:t>
      </w:r>
      <w:r w:rsidRPr="00725EC0">
        <w:rPr>
          <w:rFonts w:ascii="Arial" w:hAnsi="Arial" w:cs="Arial"/>
          <w:sz w:val="24"/>
          <w:szCs w:val="24"/>
          <w:lang w:val="es-CO"/>
        </w:rPr>
        <w:fldChar w:fldCharType="end"/>
      </w:r>
      <w:r w:rsidRPr="00725EC0">
        <w:rPr>
          <w:rFonts w:ascii="Arial" w:hAnsi="Arial" w:cs="Arial"/>
          <w:sz w:val="24"/>
          <w:szCs w:val="24"/>
          <w:lang w:val="es-CO"/>
        </w:rPr>
        <w:t xml:space="preserve">. </w:t>
      </w:r>
      <w:r w:rsidR="004F6DAB" w:rsidRPr="00725EC0">
        <w:rPr>
          <w:rFonts w:ascii="Arial" w:hAnsi="Arial" w:cs="Arial"/>
          <w:sz w:val="24"/>
          <w:szCs w:val="24"/>
          <w:lang w:val="es-CO"/>
        </w:rPr>
        <w:t>E</w:t>
      </w:r>
      <w:r w:rsidR="008D6859" w:rsidRPr="00725EC0">
        <w:rPr>
          <w:rFonts w:ascii="Arial" w:hAnsi="Arial" w:cs="Arial"/>
          <w:sz w:val="24"/>
          <w:szCs w:val="24"/>
          <w:lang w:val="es-CO"/>
        </w:rPr>
        <w:t>stimación de los factores de expansión por subregión</w:t>
      </w:r>
    </w:p>
    <w:tbl>
      <w:tblPr>
        <w:tblW w:w="9430" w:type="dxa"/>
        <w:tblInd w:w="-10" w:type="dxa"/>
        <w:tblCellMar>
          <w:left w:w="70" w:type="dxa"/>
          <w:right w:w="70" w:type="dxa"/>
        </w:tblCellMar>
        <w:tblLook w:val="04A0" w:firstRow="1" w:lastRow="0" w:firstColumn="1" w:lastColumn="0" w:noHBand="0" w:noVBand="1"/>
      </w:tblPr>
      <w:tblGrid>
        <w:gridCol w:w="981"/>
        <w:gridCol w:w="962"/>
        <w:gridCol w:w="1151"/>
        <w:gridCol w:w="1161"/>
        <w:gridCol w:w="1104"/>
        <w:gridCol w:w="1104"/>
        <w:gridCol w:w="717"/>
        <w:gridCol w:w="146"/>
        <w:gridCol w:w="1104"/>
        <w:gridCol w:w="1000"/>
      </w:tblGrid>
      <w:tr w:rsidR="008F26F1" w:rsidRPr="00725EC0" w14:paraId="4680751B" w14:textId="77777777" w:rsidTr="002C4B6B">
        <w:trPr>
          <w:trHeight w:val="449"/>
        </w:trPr>
        <w:tc>
          <w:tcPr>
            <w:tcW w:w="98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7A6F4B6" w14:textId="2A72CAB4"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Subregión</w:t>
            </w:r>
          </w:p>
        </w:tc>
        <w:tc>
          <w:tcPr>
            <w:tcW w:w="96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5E783DE" w14:textId="77777777"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Viviendas por subregión</w:t>
            </w:r>
          </w:p>
          <w:p w14:paraId="7B06B498" w14:textId="4DBADF5F"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(1)</w:t>
            </w:r>
          </w:p>
        </w:tc>
        <w:tc>
          <w:tcPr>
            <w:tcW w:w="115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B4B1A30" w14:textId="77777777"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Total Viviendas en 7 subregiones (2)</w:t>
            </w:r>
          </w:p>
        </w:tc>
        <w:tc>
          <w:tcPr>
            <w:tcW w:w="116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AD3642C" w14:textId="77777777" w:rsidR="008F26F1" w:rsidRPr="00725EC0" w:rsidRDefault="008F26F1" w:rsidP="00373039">
            <w:pPr>
              <w:spacing w:after="0" w:line="240" w:lineRule="auto"/>
              <w:jc w:val="center"/>
              <w:rPr>
                <w:rFonts w:ascii="Arial" w:eastAsia="Times New Roman" w:hAnsi="Arial" w:cs="Arial"/>
                <w:b/>
                <w:bCs/>
                <w:color w:val="000000"/>
                <w:sz w:val="17"/>
                <w:szCs w:val="17"/>
                <w:lang w:val="es-ES_tradnl" w:eastAsia="es-CO"/>
              </w:rPr>
            </w:pPr>
            <w:r w:rsidRPr="00725EC0">
              <w:rPr>
                <w:rFonts w:ascii="Arial" w:eastAsia="Times New Roman" w:hAnsi="Arial" w:cs="Arial"/>
                <w:b/>
                <w:bCs/>
                <w:color w:val="000000"/>
                <w:sz w:val="17"/>
                <w:szCs w:val="17"/>
                <w:lang w:val="es-ES_tradnl" w:eastAsia="es-CO"/>
              </w:rPr>
              <w:t>P(Viviendas)</w:t>
            </w:r>
          </w:p>
          <w:p w14:paraId="2D018D2B" w14:textId="77777777" w:rsidR="008F26F1" w:rsidRPr="00725EC0" w:rsidRDefault="008F26F1" w:rsidP="00373039">
            <w:pPr>
              <w:spacing w:after="0" w:line="240" w:lineRule="auto"/>
              <w:jc w:val="center"/>
              <w:rPr>
                <w:rFonts w:ascii="Arial" w:eastAsia="Times New Roman" w:hAnsi="Arial" w:cs="Arial"/>
                <w:b/>
                <w:bCs/>
                <w:color w:val="000000"/>
                <w:sz w:val="17"/>
                <w:szCs w:val="17"/>
                <w:lang w:val="es-ES_tradnl" w:eastAsia="es-CO"/>
              </w:rPr>
            </w:pPr>
          </w:p>
          <w:p w14:paraId="1B387DBB" w14:textId="5AB6AC6C" w:rsidR="008F26F1" w:rsidRPr="00725EC0" w:rsidRDefault="008F26F1" w:rsidP="00373039">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ES_tradnl" w:eastAsia="es-CO"/>
              </w:rPr>
              <w:t xml:space="preserve">  (3)=(1)/(2)</w:t>
            </w:r>
          </w:p>
        </w:tc>
        <w:tc>
          <w:tcPr>
            <w:tcW w:w="110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F916D9C" w14:textId="77777777"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 xml:space="preserve">P(Viviendas | No Energía) </w:t>
            </w:r>
          </w:p>
          <w:p w14:paraId="613C1DB0" w14:textId="7926BBFB"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(4)</w:t>
            </w:r>
          </w:p>
        </w:tc>
        <w:tc>
          <w:tcPr>
            <w:tcW w:w="110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E0682DE" w14:textId="77777777"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 xml:space="preserve">P(Viviendas ∩ No Energía) * </w:t>
            </w:r>
          </w:p>
          <w:p w14:paraId="768C557D" w14:textId="77777777"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p>
          <w:p w14:paraId="5A4BCFF6" w14:textId="3AD77410"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(5)=(3)*(4)</w:t>
            </w:r>
          </w:p>
        </w:tc>
        <w:tc>
          <w:tcPr>
            <w:tcW w:w="71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0B887C9" w14:textId="3A45EF21"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 xml:space="preserve">P(sub región) </w:t>
            </w:r>
          </w:p>
          <w:p w14:paraId="5C164F69" w14:textId="77777777"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p>
          <w:p w14:paraId="29760735" w14:textId="423DE8BC"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(6)</w:t>
            </w:r>
          </w:p>
        </w:tc>
        <w:tc>
          <w:tcPr>
            <w:tcW w:w="160" w:type="dxa"/>
            <w:tcBorders>
              <w:top w:val="single" w:sz="8" w:space="0" w:color="auto"/>
              <w:left w:val="single" w:sz="8" w:space="0" w:color="auto"/>
              <w:bottom w:val="single" w:sz="8" w:space="0" w:color="000000"/>
              <w:right w:val="single" w:sz="8" w:space="0" w:color="auto"/>
            </w:tcBorders>
          </w:tcPr>
          <w:p w14:paraId="51C050C8" w14:textId="77777777"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p>
        </w:tc>
        <w:tc>
          <w:tcPr>
            <w:tcW w:w="10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EF14FA7" w14:textId="2F184949"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P(Viviendas ∩ No Energía) **</w:t>
            </w:r>
          </w:p>
          <w:p w14:paraId="3AA7B701" w14:textId="77777777"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p>
          <w:p w14:paraId="2FFF32E1" w14:textId="6A8991B5"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 xml:space="preserve"> (7)=(5)*(6)</w:t>
            </w:r>
          </w:p>
        </w:tc>
        <w:tc>
          <w:tcPr>
            <w:tcW w:w="100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F246A91" w14:textId="77777777"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 xml:space="preserve">Factor de Expansión </w:t>
            </w:r>
          </w:p>
          <w:p w14:paraId="372AD8FA" w14:textId="77777777"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p>
          <w:p w14:paraId="6C4FA52C" w14:textId="43192846" w:rsidR="008F26F1" w:rsidRPr="00725EC0" w:rsidRDefault="008F26F1" w:rsidP="004F6DAB">
            <w:pPr>
              <w:spacing w:after="0" w:line="240" w:lineRule="auto"/>
              <w:jc w:val="center"/>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(8)=1/(7)</w:t>
            </w:r>
          </w:p>
        </w:tc>
      </w:tr>
      <w:tr w:rsidR="008F26F1" w:rsidRPr="00725EC0" w14:paraId="6BAF8127" w14:textId="77777777" w:rsidTr="00186B44">
        <w:trPr>
          <w:trHeight w:val="424"/>
        </w:trPr>
        <w:tc>
          <w:tcPr>
            <w:tcW w:w="981" w:type="dxa"/>
            <w:vMerge/>
            <w:tcBorders>
              <w:top w:val="single" w:sz="8" w:space="0" w:color="auto"/>
              <w:left w:val="single" w:sz="8" w:space="0" w:color="auto"/>
              <w:bottom w:val="single" w:sz="8" w:space="0" w:color="000000"/>
              <w:right w:val="single" w:sz="8" w:space="0" w:color="auto"/>
            </w:tcBorders>
            <w:vAlign w:val="center"/>
            <w:hideMark/>
          </w:tcPr>
          <w:p w14:paraId="49196AD8" w14:textId="77777777" w:rsidR="008F26F1" w:rsidRPr="005C7DB3" w:rsidRDefault="008F26F1" w:rsidP="004F6DAB">
            <w:pPr>
              <w:spacing w:after="0" w:line="240" w:lineRule="auto"/>
              <w:rPr>
                <w:rFonts w:ascii="Arial" w:eastAsia="Times New Roman" w:hAnsi="Arial" w:cs="Arial"/>
                <w:b/>
                <w:bCs/>
                <w:color w:val="000000"/>
                <w:sz w:val="18"/>
                <w:szCs w:val="18"/>
                <w:lang w:val="es-CO" w:eastAsia="es-CO"/>
              </w:rPr>
            </w:pPr>
          </w:p>
        </w:tc>
        <w:tc>
          <w:tcPr>
            <w:tcW w:w="962" w:type="dxa"/>
            <w:vMerge/>
            <w:tcBorders>
              <w:top w:val="single" w:sz="8" w:space="0" w:color="auto"/>
              <w:left w:val="single" w:sz="8" w:space="0" w:color="auto"/>
              <w:bottom w:val="single" w:sz="8" w:space="0" w:color="000000"/>
              <w:right w:val="single" w:sz="8" w:space="0" w:color="auto"/>
            </w:tcBorders>
            <w:vAlign w:val="center"/>
            <w:hideMark/>
          </w:tcPr>
          <w:p w14:paraId="6F24B8BB" w14:textId="77777777" w:rsidR="008F26F1" w:rsidRPr="005C7DB3" w:rsidRDefault="008F26F1" w:rsidP="004F6DAB">
            <w:pPr>
              <w:spacing w:after="0" w:line="240" w:lineRule="auto"/>
              <w:rPr>
                <w:rFonts w:ascii="Arial" w:eastAsia="Times New Roman" w:hAnsi="Arial" w:cs="Arial"/>
                <w:b/>
                <w:bCs/>
                <w:color w:val="000000"/>
                <w:sz w:val="18"/>
                <w:szCs w:val="18"/>
                <w:lang w:val="es-CO" w:eastAsia="es-CO"/>
              </w:rPr>
            </w:pPr>
          </w:p>
        </w:tc>
        <w:tc>
          <w:tcPr>
            <w:tcW w:w="1151" w:type="dxa"/>
            <w:vMerge/>
            <w:tcBorders>
              <w:top w:val="single" w:sz="8" w:space="0" w:color="auto"/>
              <w:left w:val="single" w:sz="8" w:space="0" w:color="auto"/>
              <w:bottom w:val="single" w:sz="8" w:space="0" w:color="000000"/>
              <w:right w:val="single" w:sz="8" w:space="0" w:color="auto"/>
            </w:tcBorders>
            <w:vAlign w:val="center"/>
            <w:hideMark/>
          </w:tcPr>
          <w:p w14:paraId="6ECFDD16" w14:textId="77777777" w:rsidR="008F26F1" w:rsidRPr="005C7DB3" w:rsidRDefault="008F26F1" w:rsidP="004F6DAB">
            <w:pPr>
              <w:spacing w:after="0" w:line="240" w:lineRule="auto"/>
              <w:rPr>
                <w:rFonts w:ascii="Arial" w:eastAsia="Times New Roman" w:hAnsi="Arial" w:cs="Arial"/>
                <w:b/>
                <w:bCs/>
                <w:color w:val="000000"/>
                <w:sz w:val="18"/>
                <w:szCs w:val="18"/>
                <w:lang w:val="es-CO" w:eastAsia="es-CO"/>
              </w:rPr>
            </w:pPr>
          </w:p>
        </w:tc>
        <w:tc>
          <w:tcPr>
            <w:tcW w:w="1161" w:type="dxa"/>
            <w:vMerge/>
            <w:tcBorders>
              <w:top w:val="single" w:sz="8" w:space="0" w:color="auto"/>
              <w:left w:val="single" w:sz="8" w:space="0" w:color="auto"/>
              <w:bottom w:val="single" w:sz="8" w:space="0" w:color="000000"/>
              <w:right w:val="single" w:sz="8" w:space="0" w:color="auto"/>
            </w:tcBorders>
            <w:vAlign w:val="center"/>
            <w:hideMark/>
          </w:tcPr>
          <w:p w14:paraId="37617846" w14:textId="77777777" w:rsidR="008F26F1" w:rsidRPr="005C7DB3" w:rsidRDefault="008F26F1" w:rsidP="004F6DAB">
            <w:pPr>
              <w:spacing w:after="0" w:line="240" w:lineRule="auto"/>
              <w:rPr>
                <w:rFonts w:ascii="Arial" w:eastAsia="Times New Roman" w:hAnsi="Arial" w:cs="Arial"/>
                <w:b/>
                <w:bCs/>
                <w:color w:val="000000"/>
                <w:sz w:val="18"/>
                <w:szCs w:val="18"/>
                <w:lang w:val="es-CO" w:eastAsia="es-CO"/>
              </w:rPr>
            </w:pPr>
          </w:p>
        </w:tc>
        <w:tc>
          <w:tcPr>
            <w:tcW w:w="1104" w:type="dxa"/>
            <w:vMerge/>
            <w:tcBorders>
              <w:top w:val="single" w:sz="8" w:space="0" w:color="auto"/>
              <w:left w:val="single" w:sz="8" w:space="0" w:color="auto"/>
              <w:bottom w:val="single" w:sz="8" w:space="0" w:color="000000"/>
              <w:right w:val="single" w:sz="8" w:space="0" w:color="auto"/>
            </w:tcBorders>
            <w:vAlign w:val="center"/>
            <w:hideMark/>
          </w:tcPr>
          <w:p w14:paraId="314FE2D5" w14:textId="77777777" w:rsidR="008F26F1" w:rsidRPr="005C7DB3" w:rsidRDefault="008F26F1" w:rsidP="004F6DAB">
            <w:pPr>
              <w:spacing w:after="0" w:line="240" w:lineRule="auto"/>
              <w:rPr>
                <w:rFonts w:ascii="Arial" w:eastAsia="Times New Roman" w:hAnsi="Arial" w:cs="Arial"/>
                <w:b/>
                <w:bCs/>
                <w:color w:val="000000"/>
                <w:sz w:val="18"/>
                <w:szCs w:val="18"/>
                <w:lang w:val="es-CO" w:eastAsia="es-CO"/>
              </w:rPr>
            </w:pPr>
          </w:p>
        </w:tc>
        <w:tc>
          <w:tcPr>
            <w:tcW w:w="1104" w:type="dxa"/>
            <w:vMerge/>
            <w:tcBorders>
              <w:top w:val="single" w:sz="8" w:space="0" w:color="auto"/>
              <w:left w:val="single" w:sz="8" w:space="0" w:color="auto"/>
              <w:bottom w:val="single" w:sz="8" w:space="0" w:color="000000"/>
              <w:right w:val="single" w:sz="8" w:space="0" w:color="auto"/>
            </w:tcBorders>
            <w:vAlign w:val="center"/>
            <w:hideMark/>
          </w:tcPr>
          <w:p w14:paraId="60BDD134" w14:textId="77777777" w:rsidR="008F26F1" w:rsidRPr="005C7DB3" w:rsidRDefault="008F26F1" w:rsidP="004F6DAB">
            <w:pPr>
              <w:spacing w:after="0" w:line="240" w:lineRule="auto"/>
              <w:rPr>
                <w:rFonts w:ascii="Arial" w:eastAsia="Times New Roman" w:hAnsi="Arial" w:cs="Arial"/>
                <w:b/>
                <w:bCs/>
                <w:color w:val="000000"/>
                <w:sz w:val="18"/>
                <w:szCs w:val="18"/>
                <w:lang w:val="es-CO" w:eastAsia="es-CO"/>
              </w:rPr>
            </w:pPr>
          </w:p>
        </w:tc>
        <w:tc>
          <w:tcPr>
            <w:tcW w:w="717" w:type="dxa"/>
            <w:vMerge/>
            <w:tcBorders>
              <w:top w:val="single" w:sz="8" w:space="0" w:color="auto"/>
              <w:left w:val="single" w:sz="8" w:space="0" w:color="auto"/>
              <w:bottom w:val="single" w:sz="8" w:space="0" w:color="000000"/>
              <w:right w:val="single" w:sz="8" w:space="0" w:color="auto"/>
            </w:tcBorders>
            <w:vAlign w:val="center"/>
            <w:hideMark/>
          </w:tcPr>
          <w:p w14:paraId="6D0FB132" w14:textId="77777777" w:rsidR="008F26F1" w:rsidRPr="005C7DB3" w:rsidRDefault="008F26F1" w:rsidP="004F6DAB">
            <w:pPr>
              <w:spacing w:after="0" w:line="240" w:lineRule="auto"/>
              <w:rPr>
                <w:rFonts w:ascii="Arial" w:eastAsia="Times New Roman" w:hAnsi="Arial" w:cs="Arial"/>
                <w:b/>
                <w:bCs/>
                <w:color w:val="000000"/>
                <w:sz w:val="18"/>
                <w:szCs w:val="18"/>
                <w:lang w:val="es-CO" w:eastAsia="es-CO"/>
              </w:rPr>
            </w:pPr>
          </w:p>
        </w:tc>
        <w:tc>
          <w:tcPr>
            <w:tcW w:w="160" w:type="dxa"/>
            <w:tcBorders>
              <w:top w:val="single" w:sz="8" w:space="0" w:color="auto"/>
              <w:left w:val="single" w:sz="8" w:space="0" w:color="auto"/>
              <w:bottom w:val="single" w:sz="8" w:space="0" w:color="000000"/>
              <w:right w:val="single" w:sz="8" w:space="0" w:color="auto"/>
            </w:tcBorders>
          </w:tcPr>
          <w:p w14:paraId="3147A408" w14:textId="77777777" w:rsidR="008F26F1" w:rsidRPr="005C7DB3" w:rsidRDefault="008F26F1" w:rsidP="004F6DAB">
            <w:pPr>
              <w:spacing w:after="0" w:line="240" w:lineRule="auto"/>
              <w:rPr>
                <w:rFonts w:ascii="Arial" w:eastAsia="Times New Roman" w:hAnsi="Arial" w:cs="Arial"/>
                <w:b/>
                <w:bCs/>
                <w:color w:val="000000"/>
                <w:sz w:val="18"/>
                <w:szCs w:val="18"/>
                <w:lang w:val="es-CO" w:eastAsia="es-CO"/>
              </w:rPr>
            </w:pPr>
          </w:p>
        </w:tc>
        <w:tc>
          <w:tcPr>
            <w:tcW w:w="1090" w:type="dxa"/>
            <w:vMerge/>
            <w:tcBorders>
              <w:top w:val="single" w:sz="8" w:space="0" w:color="auto"/>
              <w:left w:val="single" w:sz="8" w:space="0" w:color="auto"/>
              <w:bottom w:val="single" w:sz="8" w:space="0" w:color="000000"/>
              <w:right w:val="single" w:sz="8" w:space="0" w:color="auto"/>
            </w:tcBorders>
            <w:vAlign w:val="center"/>
            <w:hideMark/>
          </w:tcPr>
          <w:p w14:paraId="0E0DCE4B" w14:textId="59E7EBA3" w:rsidR="008F26F1" w:rsidRPr="005C7DB3" w:rsidRDefault="008F26F1" w:rsidP="004F6DAB">
            <w:pPr>
              <w:spacing w:after="0" w:line="240" w:lineRule="auto"/>
              <w:rPr>
                <w:rFonts w:ascii="Arial" w:eastAsia="Times New Roman" w:hAnsi="Arial" w:cs="Arial"/>
                <w:b/>
                <w:bCs/>
                <w:color w:val="000000"/>
                <w:sz w:val="18"/>
                <w:szCs w:val="18"/>
                <w:lang w:val="es-CO" w:eastAsia="es-CO"/>
              </w:rPr>
            </w:pPr>
          </w:p>
        </w:tc>
        <w:tc>
          <w:tcPr>
            <w:tcW w:w="1000" w:type="dxa"/>
            <w:vMerge/>
            <w:tcBorders>
              <w:top w:val="single" w:sz="8" w:space="0" w:color="auto"/>
              <w:left w:val="single" w:sz="8" w:space="0" w:color="auto"/>
              <w:bottom w:val="single" w:sz="8" w:space="0" w:color="000000"/>
              <w:right w:val="single" w:sz="8" w:space="0" w:color="auto"/>
            </w:tcBorders>
            <w:vAlign w:val="center"/>
            <w:hideMark/>
          </w:tcPr>
          <w:p w14:paraId="42AFC1ED" w14:textId="77777777" w:rsidR="008F26F1" w:rsidRPr="005C7DB3" w:rsidRDefault="008F26F1" w:rsidP="004F6DAB">
            <w:pPr>
              <w:spacing w:after="0" w:line="240" w:lineRule="auto"/>
              <w:rPr>
                <w:rFonts w:ascii="Arial" w:eastAsia="Times New Roman" w:hAnsi="Arial" w:cs="Arial"/>
                <w:b/>
                <w:bCs/>
                <w:color w:val="000000"/>
                <w:sz w:val="18"/>
                <w:szCs w:val="18"/>
                <w:lang w:val="es-CO" w:eastAsia="es-CO"/>
              </w:rPr>
            </w:pPr>
          </w:p>
        </w:tc>
      </w:tr>
      <w:tr w:rsidR="008F26F1" w:rsidRPr="00725EC0" w14:paraId="75D14894" w14:textId="77777777" w:rsidTr="002C4B6B">
        <w:trPr>
          <w:trHeight w:val="235"/>
        </w:trPr>
        <w:tc>
          <w:tcPr>
            <w:tcW w:w="981" w:type="dxa"/>
            <w:tcBorders>
              <w:top w:val="nil"/>
              <w:left w:val="single" w:sz="8" w:space="0" w:color="auto"/>
              <w:bottom w:val="single" w:sz="8" w:space="0" w:color="auto"/>
              <w:right w:val="single" w:sz="8" w:space="0" w:color="auto"/>
            </w:tcBorders>
            <w:shd w:val="clear" w:color="auto" w:fill="auto"/>
            <w:vAlign w:val="center"/>
            <w:hideMark/>
          </w:tcPr>
          <w:p w14:paraId="46FAB020" w14:textId="77777777" w:rsidR="008F26F1" w:rsidRPr="00725EC0" w:rsidRDefault="008F26F1" w:rsidP="004F6DAB">
            <w:pPr>
              <w:spacing w:after="0" w:line="240" w:lineRule="auto"/>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Centro</w:t>
            </w:r>
          </w:p>
        </w:tc>
        <w:tc>
          <w:tcPr>
            <w:tcW w:w="962" w:type="dxa"/>
            <w:tcBorders>
              <w:top w:val="nil"/>
              <w:left w:val="nil"/>
              <w:bottom w:val="single" w:sz="8" w:space="0" w:color="auto"/>
              <w:right w:val="single" w:sz="8" w:space="0" w:color="auto"/>
            </w:tcBorders>
            <w:shd w:val="clear" w:color="auto" w:fill="auto"/>
            <w:vAlign w:val="center"/>
            <w:hideMark/>
          </w:tcPr>
          <w:p w14:paraId="1A439850"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85641</w:t>
            </w:r>
          </w:p>
        </w:tc>
        <w:tc>
          <w:tcPr>
            <w:tcW w:w="1151" w:type="dxa"/>
            <w:tcBorders>
              <w:top w:val="nil"/>
              <w:left w:val="nil"/>
              <w:bottom w:val="single" w:sz="8" w:space="0" w:color="auto"/>
              <w:right w:val="single" w:sz="8" w:space="0" w:color="auto"/>
            </w:tcBorders>
            <w:shd w:val="clear" w:color="auto" w:fill="auto"/>
            <w:vAlign w:val="center"/>
            <w:hideMark/>
          </w:tcPr>
          <w:p w14:paraId="2E3702FD"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285643</w:t>
            </w:r>
          </w:p>
        </w:tc>
        <w:tc>
          <w:tcPr>
            <w:tcW w:w="1161" w:type="dxa"/>
            <w:tcBorders>
              <w:top w:val="nil"/>
              <w:left w:val="nil"/>
              <w:bottom w:val="single" w:sz="8" w:space="0" w:color="auto"/>
              <w:right w:val="single" w:sz="8" w:space="0" w:color="auto"/>
            </w:tcBorders>
            <w:shd w:val="clear" w:color="auto" w:fill="auto"/>
            <w:vAlign w:val="center"/>
            <w:hideMark/>
          </w:tcPr>
          <w:p w14:paraId="0F7A7A28"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0.2998</w:t>
            </w:r>
          </w:p>
        </w:tc>
        <w:tc>
          <w:tcPr>
            <w:tcW w:w="1104" w:type="dxa"/>
            <w:tcBorders>
              <w:top w:val="nil"/>
              <w:left w:val="nil"/>
              <w:bottom w:val="single" w:sz="8" w:space="0" w:color="auto"/>
              <w:right w:val="single" w:sz="8" w:space="0" w:color="auto"/>
            </w:tcBorders>
            <w:shd w:val="clear" w:color="auto" w:fill="auto"/>
            <w:vAlign w:val="center"/>
            <w:hideMark/>
          </w:tcPr>
          <w:p w14:paraId="68AD06A1"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1/7.19560</w:t>
            </w:r>
          </w:p>
        </w:tc>
        <w:tc>
          <w:tcPr>
            <w:tcW w:w="1104" w:type="dxa"/>
            <w:tcBorders>
              <w:top w:val="nil"/>
              <w:left w:val="nil"/>
              <w:bottom w:val="single" w:sz="8" w:space="0" w:color="auto"/>
              <w:right w:val="single" w:sz="8" w:space="0" w:color="auto"/>
            </w:tcBorders>
            <w:shd w:val="clear" w:color="auto" w:fill="auto"/>
            <w:vAlign w:val="center"/>
            <w:hideMark/>
          </w:tcPr>
          <w:p w14:paraId="50E42DDF"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0.0417</w:t>
            </w:r>
          </w:p>
        </w:tc>
        <w:tc>
          <w:tcPr>
            <w:tcW w:w="717" w:type="dxa"/>
            <w:tcBorders>
              <w:top w:val="nil"/>
              <w:left w:val="nil"/>
              <w:bottom w:val="single" w:sz="8" w:space="0" w:color="auto"/>
              <w:right w:val="single" w:sz="8" w:space="0" w:color="auto"/>
            </w:tcBorders>
            <w:shd w:val="clear" w:color="auto" w:fill="auto"/>
            <w:vAlign w:val="center"/>
            <w:hideMark/>
          </w:tcPr>
          <w:p w14:paraId="5CC0A69E"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 xml:space="preserve"> 1/7</w:t>
            </w:r>
          </w:p>
        </w:tc>
        <w:tc>
          <w:tcPr>
            <w:tcW w:w="160" w:type="dxa"/>
            <w:tcBorders>
              <w:top w:val="nil"/>
              <w:left w:val="nil"/>
              <w:bottom w:val="single" w:sz="8" w:space="0" w:color="auto"/>
              <w:right w:val="nil"/>
            </w:tcBorders>
          </w:tcPr>
          <w:p w14:paraId="75B318D1"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p>
        </w:tc>
        <w:tc>
          <w:tcPr>
            <w:tcW w:w="1090" w:type="dxa"/>
            <w:tcBorders>
              <w:top w:val="nil"/>
              <w:left w:val="nil"/>
              <w:bottom w:val="single" w:sz="8" w:space="0" w:color="auto"/>
              <w:right w:val="single" w:sz="8" w:space="0" w:color="auto"/>
            </w:tcBorders>
            <w:shd w:val="clear" w:color="auto" w:fill="auto"/>
            <w:vAlign w:val="center"/>
            <w:hideMark/>
          </w:tcPr>
          <w:p w14:paraId="65C4D6BC" w14:textId="246C9C40"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0.0060</w:t>
            </w:r>
          </w:p>
        </w:tc>
        <w:tc>
          <w:tcPr>
            <w:tcW w:w="1000" w:type="dxa"/>
            <w:tcBorders>
              <w:top w:val="nil"/>
              <w:left w:val="nil"/>
              <w:bottom w:val="single" w:sz="8" w:space="0" w:color="auto"/>
              <w:right w:val="single" w:sz="8" w:space="0" w:color="auto"/>
            </w:tcBorders>
            <w:shd w:val="clear" w:color="auto" w:fill="auto"/>
            <w:vAlign w:val="center"/>
            <w:hideMark/>
          </w:tcPr>
          <w:p w14:paraId="4B6ED43F"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168</w:t>
            </w:r>
          </w:p>
        </w:tc>
      </w:tr>
      <w:tr w:rsidR="008F26F1" w:rsidRPr="00725EC0" w14:paraId="3C8AB770" w14:textId="77777777" w:rsidTr="002C4B6B">
        <w:trPr>
          <w:trHeight w:val="235"/>
        </w:trPr>
        <w:tc>
          <w:tcPr>
            <w:tcW w:w="981" w:type="dxa"/>
            <w:tcBorders>
              <w:top w:val="nil"/>
              <w:left w:val="single" w:sz="8" w:space="0" w:color="auto"/>
              <w:bottom w:val="single" w:sz="8" w:space="0" w:color="auto"/>
              <w:right w:val="single" w:sz="8" w:space="0" w:color="auto"/>
            </w:tcBorders>
            <w:shd w:val="clear" w:color="auto" w:fill="auto"/>
            <w:vAlign w:val="center"/>
            <w:hideMark/>
          </w:tcPr>
          <w:p w14:paraId="78DA51D8" w14:textId="77777777" w:rsidR="008F26F1" w:rsidRPr="00725EC0" w:rsidRDefault="008F26F1" w:rsidP="004F6DAB">
            <w:pPr>
              <w:spacing w:after="0" w:line="240" w:lineRule="auto"/>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Norte</w:t>
            </w:r>
          </w:p>
        </w:tc>
        <w:tc>
          <w:tcPr>
            <w:tcW w:w="962" w:type="dxa"/>
            <w:tcBorders>
              <w:top w:val="nil"/>
              <w:left w:val="nil"/>
              <w:bottom w:val="single" w:sz="8" w:space="0" w:color="auto"/>
              <w:right w:val="single" w:sz="8" w:space="0" w:color="auto"/>
            </w:tcBorders>
            <w:shd w:val="clear" w:color="auto" w:fill="auto"/>
            <w:vAlign w:val="center"/>
            <w:hideMark/>
          </w:tcPr>
          <w:p w14:paraId="6A82C3E0"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81139</w:t>
            </w:r>
          </w:p>
        </w:tc>
        <w:tc>
          <w:tcPr>
            <w:tcW w:w="1151" w:type="dxa"/>
            <w:tcBorders>
              <w:top w:val="nil"/>
              <w:left w:val="nil"/>
              <w:bottom w:val="single" w:sz="8" w:space="0" w:color="auto"/>
              <w:right w:val="single" w:sz="8" w:space="0" w:color="auto"/>
            </w:tcBorders>
            <w:shd w:val="clear" w:color="auto" w:fill="auto"/>
            <w:vAlign w:val="center"/>
            <w:hideMark/>
          </w:tcPr>
          <w:p w14:paraId="35A164AF"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285643</w:t>
            </w:r>
          </w:p>
        </w:tc>
        <w:tc>
          <w:tcPr>
            <w:tcW w:w="1161" w:type="dxa"/>
            <w:tcBorders>
              <w:top w:val="nil"/>
              <w:left w:val="nil"/>
              <w:bottom w:val="single" w:sz="8" w:space="0" w:color="auto"/>
              <w:right w:val="single" w:sz="8" w:space="0" w:color="auto"/>
            </w:tcBorders>
            <w:shd w:val="clear" w:color="auto" w:fill="auto"/>
            <w:vAlign w:val="center"/>
            <w:hideMark/>
          </w:tcPr>
          <w:p w14:paraId="0BA04E2A"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0.2841</w:t>
            </w:r>
          </w:p>
        </w:tc>
        <w:tc>
          <w:tcPr>
            <w:tcW w:w="1104" w:type="dxa"/>
            <w:tcBorders>
              <w:top w:val="nil"/>
              <w:left w:val="nil"/>
              <w:bottom w:val="single" w:sz="8" w:space="0" w:color="auto"/>
              <w:right w:val="single" w:sz="8" w:space="0" w:color="auto"/>
            </w:tcBorders>
            <w:shd w:val="clear" w:color="auto" w:fill="auto"/>
            <w:vAlign w:val="center"/>
            <w:hideMark/>
          </w:tcPr>
          <w:p w14:paraId="1FE36AC4"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1/10.7942</w:t>
            </w:r>
          </w:p>
        </w:tc>
        <w:tc>
          <w:tcPr>
            <w:tcW w:w="1104" w:type="dxa"/>
            <w:tcBorders>
              <w:top w:val="nil"/>
              <w:left w:val="nil"/>
              <w:bottom w:val="single" w:sz="8" w:space="0" w:color="auto"/>
              <w:right w:val="single" w:sz="8" w:space="0" w:color="auto"/>
            </w:tcBorders>
            <w:shd w:val="clear" w:color="auto" w:fill="auto"/>
            <w:vAlign w:val="center"/>
            <w:hideMark/>
          </w:tcPr>
          <w:p w14:paraId="72839BF2"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0.0263</w:t>
            </w:r>
          </w:p>
        </w:tc>
        <w:tc>
          <w:tcPr>
            <w:tcW w:w="717" w:type="dxa"/>
            <w:tcBorders>
              <w:top w:val="nil"/>
              <w:left w:val="nil"/>
              <w:bottom w:val="single" w:sz="8" w:space="0" w:color="auto"/>
              <w:right w:val="single" w:sz="8" w:space="0" w:color="auto"/>
            </w:tcBorders>
            <w:shd w:val="clear" w:color="auto" w:fill="auto"/>
            <w:vAlign w:val="center"/>
            <w:hideMark/>
          </w:tcPr>
          <w:p w14:paraId="3E027C57"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 xml:space="preserve"> 1/7</w:t>
            </w:r>
          </w:p>
        </w:tc>
        <w:tc>
          <w:tcPr>
            <w:tcW w:w="160" w:type="dxa"/>
            <w:tcBorders>
              <w:top w:val="nil"/>
              <w:left w:val="nil"/>
              <w:bottom w:val="single" w:sz="8" w:space="0" w:color="auto"/>
              <w:right w:val="nil"/>
            </w:tcBorders>
          </w:tcPr>
          <w:p w14:paraId="156BCB3E"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p>
        </w:tc>
        <w:tc>
          <w:tcPr>
            <w:tcW w:w="1090" w:type="dxa"/>
            <w:tcBorders>
              <w:top w:val="nil"/>
              <w:left w:val="nil"/>
              <w:bottom w:val="single" w:sz="8" w:space="0" w:color="auto"/>
              <w:right w:val="single" w:sz="8" w:space="0" w:color="auto"/>
            </w:tcBorders>
            <w:shd w:val="clear" w:color="auto" w:fill="auto"/>
            <w:vAlign w:val="center"/>
            <w:hideMark/>
          </w:tcPr>
          <w:p w14:paraId="0068DEF7" w14:textId="72CBF465"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0.0038</w:t>
            </w:r>
          </w:p>
        </w:tc>
        <w:tc>
          <w:tcPr>
            <w:tcW w:w="1000" w:type="dxa"/>
            <w:tcBorders>
              <w:top w:val="nil"/>
              <w:left w:val="nil"/>
              <w:bottom w:val="single" w:sz="8" w:space="0" w:color="auto"/>
              <w:right w:val="single" w:sz="8" w:space="0" w:color="auto"/>
            </w:tcBorders>
            <w:shd w:val="clear" w:color="auto" w:fill="auto"/>
            <w:vAlign w:val="center"/>
            <w:hideMark/>
          </w:tcPr>
          <w:p w14:paraId="523E5689"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266</w:t>
            </w:r>
          </w:p>
        </w:tc>
      </w:tr>
      <w:tr w:rsidR="008F26F1" w:rsidRPr="00725EC0" w14:paraId="6EA80408" w14:textId="77777777" w:rsidTr="002C4B6B">
        <w:trPr>
          <w:trHeight w:val="235"/>
        </w:trPr>
        <w:tc>
          <w:tcPr>
            <w:tcW w:w="981" w:type="dxa"/>
            <w:tcBorders>
              <w:top w:val="nil"/>
              <w:left w:val="single" w:sz="8" w:space="0" w:color="auto"/>
              <w:bottom w:val="single" w:sz="8" w:space="0" w:color="auto"/>
              <w:right w:val="single" w:sz="8" w:space="0" w:color="auto"/>
            </w:tcBorders>
            <w:shd w:val="clear" w:color="auto" w:fill="auto"/>
            <w:vAlign w:val="center"/>
            <w:hideMark/>
          </w:tcPr>
          <w:p w14:paraId="30AC1A9B" w14:textId="77777777" w:rsidR="008F26F1" w:rsidRPr="00725EC0" w:rsidRDefault="008F26F1" w:rsidP="004F6DAB">
            <w:pPr>
              <w:spacing w:after="0" w:line="240" w:lineRule="auto"/>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Oriente</w:t>
            </w:r>
          </w:p>
        </w:tc>
        <w:tc>
          <w:tcPr>
            <w:tcW w:w="962" w:type="dxa"/>
            <w:tcBorders>
              <w:top w:val="nil"/>
              <w:left w:val="nil"/>
              <w:bottom w:val="single" w:sz="8" w:space="0" w:color="auto"/>
              <w:right w:val="single" w:sz="8" w:space="0" w:color="auto"/>
            </w:tcBorders>
            <w:shd w:val="clear" w:color="auto" w:fill="auto"/>
            <w:vAlign w:val="center"/>
            <w:hideMark/>
          </w:tcPr>
          <w:p w14:paraId="55857AC2"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21562</w:t>
            </w:r>
          </w:p>
        </w:tc>
        <w:tc>
          <w:tcPr>
            <w:tcW w:w="1151" w:type="dxa"/>
            <w:tcBorders>
              <w:top w:val="nil"/>
              <w:left w:val="nil"/>
              <w:bottom w:val="single" w:sz="8" w:space="0" w:color="auto"/>
              <w:right w:val="single" w:sz="8" w:space="0" w:color="auto"/>
            </w:tcBorders>
            <w:shd w:val="clear" w:color="auto" w:fill="auto"/>
            <w:vAlign w:val="center"/>
            <w:hideMark/>
          </w:tcPr>
          <w:p w14:paraId="7CC34521"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285643</w:t>
            </w:r>
          </w:p>
        </w:tc>
        <w:tc>
          <w:tcPr>
            <w:tcW w:w="1161" w:type="dxa"/>
            <w:tcBorders>
              <w:top w:val="nil"/>
              <w:left w:val="nil"/>
              <w:bottom w:val="single" w:sz="8" w:space="0" w:color="auto"/>
              <w:right w:val="single" w:sz="8" w:space="0" w:color="auto"/>
            </w:tcBorders>
            <w:shd w:val="clear" w:color="auto" w:fill="auto"/>
            <w:vAlign w:val="center"/>
            <w:hideMark/>
          </w:tcPr>
          <w:p w14:paraId="6A400F54"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0.0755</w:t>
            </w:r>
          </w:p>
        </w:tc>
        <w:tc>
          <w:tcPr>
            <w:tcW w:w="1104" w:type="dxa"/>
            <w:tcBorders>
              <w:top w:val="nil"/>
              <w:left w:val="nil"/>
              <w:bottom w:val="single" w:sz="8" w:space="0" w:color="auto"/>
              <w:right w:val="single" w:sz="8" w:space="0" w:color="auto"/>
            </w:tcBorders>
            <w:shd w:val="clear" w:color="auto" w:fill="auto"/>
            <w:vAlign w:val="center"/>
            <w:hideMark/>
          </w:tcPr>
          <w:p w14:paraId="3698EB99"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1/1.55285</w:t>
            </w:r>
          </w:p>
        </w:tc>
        <w:tc>
          <w:tcPr>
            <w:tcW w:w="1104" w:type="dxa"/>
            <w:tcBorders>
              <w:top w:val="nil"/>
              <w:left w:val="nil"/>
              <w:bottom w:val="single" w:sz="8" w:space="0" w:color="auto"/>
              <w:right w:val="single" w:sz="8" w:space="0" w:color="auto"/>
            </w:tcBorders>
            <w:shd w:val="clear" w:color="auto" w:fill="auto"/>
            <w:vAlign w:val="center"/>
            <w:hideMark/>
          </w:tcPr>
          <w:p w14:paraId="23931D82"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0.0486</w:t>
            </w:r>
          </w:p>
        </w:tc>
        <w:tc>
          <w:tcPr>
            <w:tcW w:w="717" w:type="dxa"/>
            <w:tcBorders>
              <w:top w:val="nil"/>
              <w:left w:val="nil"/>
              <w:bottom w:val="single" w:sz="8" w:space="0" w:color="auto"/>
              <w:right w:val="single" w:sz="8" w:space="0" w:color="auto"/>
            </w:tcBorders>
            <w:shd w:val="clear" w:color="auto" w:fill="auto"/>
            <w:vAlign w:val="center"/>
            <w:hideMark/>
          </w:tcPr>
          <w:p w14:paraId="5DDFBE4B"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 xml:space="preserve"> 1/7</w:t>
            </w:r>
          </w:p>
        </w:tc>
        <w:tc>
          <w:tcPr>
            <w:tcW w:w="160" w:type="dxa"/>
            <w:tcBorders>
              <w:top w:val="nil"/>
              <w:left w:val="nil"/>
              <w:bottom w:val="single" w:sz="8" w:space="0" w:color="auto"/>
              <w:right w:val="nil"/>
            </w:tcBorders>
          </w:tcPr>
          <w:p w14:paraId="131CA535"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p>
        </w:tc>
        <w:tc>
          <w:tcPr>
            <w:tcW w:w="1090" w:type="dxa"/>
            <w:tcBorders>
              <w:top w:val="nil"/>
              <w:left w:val="nil"/>
              <w:bottom w:val="single" w:sz="8" w:space="0" w:color="auto"/>
              <w:right w:val="single" w:sz="8" w:space="0" w:color="auto"/>
            </w:tcBorders>
            <w:shd w:val="clear" w:color="auto" w:fill="auto"/>
            <w:vAlign w:val="center"/>
            <w:hideMark/>
          </w:tcPr>
          <w:p w14:paraId="6B943AAE" w14:textId="6360C96F"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0.0069</w:t>
            </w:r>
          </w:p>
        </w:tc>
        <w:tc>
          <w:tcPr>
            <w:tcW w:w="1000" w:type="dxa"/>
            <w:tcBorders>
              <w:top w:val="nil"/>
              <w:left w:val="nil"/>
              <w:bottom w:val="single" w:sz="8" w:space="0" w:color="auto"/>
              <w:right w:val="single" w:sz="8" w:space="0" w:color="auto"/>
            </w:tcBorders>
            <w:shd w:val="clear" w:color="auto" w:fill="auto"/>
            <w:vAlign w:val="center"/>
            <w:hideMark/>
          </w:tcPr>
          <w:p w14:paraId="309C1395"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144</w:t>
            </w:r>
          </w:p>
        </w:tc>
      </w:tr>
      <w:tr w:rsidR="008F26F1" w:rsidRPr="00725EC0" w14:paraId="61903979" w14:textId="77777777" w:rsidTr="002C4B6B">
        <w:trPr>
          <w:trHeight w:val="235"/>
        </w:trPr>
        <w:tc>
          <w:tcPr>
            <w:tcW w:w="981" w:type="dxa"/>
            <w:tcBorders>
              <w:top w:val="nil"/>
              <w:left w:val="single" w:sz="8" w:space="0" w:color="auto"/>
              <w:bottom w:val="single" w:sz="8" w:space="0" w:color="auto"/>
              <w:right w:val="single" w:sz="8" w:space="0" w:color="auto"/>
            </w:tcBorders>
            <w:shd w:val="clear" w:color="auto" w:fill="auto"/>
            <w:vAlign w:val="center"/>
            <w:hideMark/>
          </w:tcPr>
          <w:p w14:paraId="3EAF9CFE" w14:textId="77777777" w:rsidR="008F26F1" w:rsidRPr="00725EC0" w:rsidRDefault="008F26F1" w:rsidP="004F6DAB">
            <w:pPr>
              <w:spacing w:after="0" w:line="240" w:lineRule="auto"/>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Occidente</w:t>
            </w:r>
          </w:p>
        </w:tc>
        <w:tc>
          <w:tcPr>
            <w:tcW w:w="962" w:type="dxa"/>
            <w:tcBorders>
              <w:top w:val="nil"/>
              <w:left w:val="nil"/>
              <w:bottom w:val="single" w:sz="8" w:space="0" w:color="auto"/>
              <w:right w:val="single" w:sz="8" w:space="0" w:color="auto"/>
            </w:tcBorders>
            <w:shd w:val="clear" w:color="auto" w:fill="auto"/>
            <w:vAlign w:val="center"/>
            <w:hideMark/>
          </w:tcPr>
          <w:p w14:paraId="7226A04D"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19227</w:t>
            </w:r>
          </w:p>
        </w:tc>
        <w:tc>
          <w:tcPr>
            <w:tcW w:w="1151" w:type="dxa"/>
            <w:tcBorders>
              <w:top w:val="nil"/>
              <w:left w:val="nil"/>
              <w:bottom w:val="single" w:sz="8" w:space="0" w:color="auto"/>
              <w:right w:val="single" w:sz="8" w:space="0" w:color="auto"/>
            </w:tcBorders>
            <w:shd w:val="clear" w:color="auto" w:fill="auto"/>
            <w:vAlign w:val="center"/>
            <w:hideMark/>
          </w:tcPr>
          <w:p w14:paraId="4EE0969E"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285643</w:t>
            </w:r>
          </w:p>
        </w:tc>
        <w:tc>
          <w:tcPr>
            <w:tcW w:w="1161" w:type="dxa"/>
            <w:tcBorders>
              <w:top w:val="nil"/>
              <w:left w:val="nil"/>
              <w:bottom w:val="single" w:sz="8" w:space="0" w:color="auto"/>
              <w:right w:val="single" w:sz="8" w:space="0" w:color="auto"/>
            </w:tcBorders>
            <w:shd w:val="clear" w:color="auto" w:fill="auto"/>
            <w:vAlign w:val="center"/>
            <w:hideMark/>
          </w:tcPr>
          <w:p w14:paraId="18FF13ED"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0.0673</w:t>
            </w:r>
          </w:p>
        </w:tc>
        <w:tc>
          <w:tcPr>
            <w:tcW w:w="1104" w:type="dxa"/>
            <w:tcBorders>
              <w:top w:val="nil"/>
              <w:left w:val="nil"/>
              <w:bottom w:val="single" w:sz="8" w:space="0" w:color="auto"/>
              <w:right w:val="single" w:sz="8" w:space="0" w:color="auto"/>
            </w:tcBorders>
            <w:shd w:val="clear" w:color="auto" w:fill="auto"/>
            <w:vAlign w:val="center"/>
            <w:hideMark/>
          </w:tcPr>
          <w:p w14:paraId="0CAC2D7D"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1/0.25960</w:t>
            </w:r>
          </w:p>
        </w:tc>
        <w:tc>
          <w:tcPr>
            <w:tcW w:w="1104" w:type="dxa"/>
            <w:tcBorders>
              <w:top w:val="nil"/>
              <w:left w:val="nil"/>
              <w:bottom w:val="single" w:sz="8" w:space="0" w:color="auto"/>
              <w:right w:val="single" w:sz="8" w:space="0" w:color="auto"/>
            </w:tcBorders>
            <w:shd w:val="clear" w:color="auto" w:fill="auto"/>
            <w:vAlign w:val="center"/>
            <w:hideMark/>
          </w:tcPr>
          <w:p w14:paraId="4459C557"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0.2593</w:t>
            </w:r>
          </w:p>
        </w:tc>
        <w:tc>
          <w:tcPr>
            <w:tcW w:w="717" w:type="dxa"/>
            <w:tcBorders>
              <w:top w:val="nil"/>
              <w:left w:val="nil"/>
              <w:bottom w:val="single" w:sz="8" w:space="0" w:color="auto"/>
              <w:right w:val="single" w:sz="8" w:space="0" w:color="auto"/>
            </w:tcBorders>
            <w:shd w:val="clear" w:color="auto" w:fill="auto"/>
            <w:vAlign w:val="center"/>
            <w:hideMark/>
          </w:tcPr>
          <w:p w14:paraId="42F46589"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 xml:space="preserve"> 1/7</w:t>
            </w:r>
          </w:p>
        </w:tc>
        <w:tc>
          <w:tcPr>
            <w:tcW w:w="160" w:type="dxa"/>
            <w:tcBorders>
              <w:top w:val="nil"/>
              <w:left w:val="nil"/>
              <w:bottom w:val="single" w:sz="8" w:space="0" w:color="auto"/>
              <w:right w:val="nil"/>
            </w:tcBorders>
          </w:tcPr>
          <w:p w14:paraId="4534EE42"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p>
        </w:tc>
        <w:tc>
          <w:tcPr>
            <w:tcW w:w="1090" w:type="dxa"/>
            <w:tcBorders>
              <w:top w:val="nil"/>
              <w:left w:val="nil"/>
              <w:bottom w:val="single" w:sz="8" w:space="0" w:color="auto"/>
              <w:right w:val="single" w:sz="8" w:space="0" w:color="auto"/>
            </w:tcBorders>
            <w:shd w:val="clear" w:color="auto" w:fill="auto"/>
            <w:vAlign w:val="center"/>
            <w:hideMark/>
          </w:tcPr>
          <w:p w14:paraId="34E804D3" w14:textId="4CFA9BB9"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0.0370</w:t>
            </w:r>
          </w:p>
        </w:tc>
        <w:tc>
          <w:tcPr>
            <w:tcW w:w="1000" w:type="dxa"/>
            <w:tcBorders>
              <w:top w:val="nil"/>
              <w:left w:val="nil"/>
              <w:bottom w:val="single" w:sz="8" w:space="0" w:color="auto"/>
              <w:right w:val="single" w:sz="8" w:space="0" w:color="auto"/>
            </w:tcBorders>
            <w:shd w:val="clear" w:color="auto" w:fill="auto"/>
            <w:vAlign w:val="center"/>
            <w:hideMark/>
          </w:tcPr>
          <w:p w14:paraId="440DD424"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27</w:t>
            </w:r>
          </w:p>
        </w:tc>
      </w:tr>
      <w:tr w:rsidR="008F26F1" w:rsidRPr="00725EC0" w14:paraId="19723230" w14:textId="77777777" w:rsidTr="002C4B6B">
        <w:trPr>
          <w:trHeight w:val="235"/>
        </w:trPr>
        <w:tc>
          <w:tcPr>
            <w:tcW w:w="981" w:type="dxa"/>
            <w:tcBorders>
              <w:top w:val="nil"/>
              <w:left w:val="single" w:sz="8" w:space="0" w:color="auto"/>
              <w:bottom w:val="single" w:sz="8" w:space="0" w:color="auto"/>
              <w:right w:val="single" w:sz="8" w:space="0" w:color="auto"/>
            </w:tcBorders>
            <w:shd w:val="clear" w:color="auto" w:fill="auto"/>
            <w:vAlign w:val="center"/>
            <w:hideMark/>
          </w:tcPr>
          <w:p w14:paraId="74F9D356" w14:textId="77777777" w:rsidR="008F26F1" w:rsidRPr="00725EC0" w:rsidRDefault="008F26F1" w:rsidP="004F6DAB">
            <w:pPr>
              <w:spacing w:after="0" w:line="240" w:lineRule="auto"/>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Sur</w:t>
            </w:r>
          </w:p>
        </w:tc>
        <w:tc>
          <w:tcPr>
            <w:tcW w:w="962" w:type="dxa"/>
            <w:tcBorders>
              <w:top w:val="nil"/>
              <w:left w:val="nil"/>
              <w:bottom w:val="single" w:sz="8" w:space="0" w:color="auto"/>
              <w:right w:val="single" w:sz="8" w:space="0" w:color="auto"/>
            </w:tcBorders>
            <w:shd w:val="clear" w:color="auto" w:fill="auto"/>
            <w:vAlign w:val="center"/>
            <w:hideMark/>
          </w:tcPr>
          <w:p w14:paraId="2F2D782A"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44748</w:t>
            </w:r>
          </w:p>
        </w:tc>
        <w:tc>
          <w:tcPr>
            <w:tcW w:w="1151" w:type="dxa"/>
            <w:tcBorders>
              <w:top w:val="nil"/>
              <w:left w:val="nil"/>
              <w:bottom w:val="single" w:sz="8" w:space="0" w:color="auto"/>
              <w:right w:val="single" w:sz="8" w:space="0" w:color="auto"/>
            </w:tcBorders>
            <w:shd w:val="clear" w:color="auto" w:fill="auto"/>
            <w:vAlign w:val="center"/>
            <w:hideMark/>
          </w:tcPr>
          <w:p w14:paraId="7E67A8B6"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285643</w:t>
            </w:r>
          </w:p>
        </w:tc>
        <w:tc>
          <w:tcPr>
            <w:tcW w:w="1161" w:type="dxa"/>
            <w:tcBorders>
              <w:top w:val="nil"/>
              <w:left w:val="nil"/>
              <w:bottom w:val="single" w:sz="8" w:space="0" w:color="auto"/>
              <w:right w:val="single" w:sz="8" w:space="0" w:color="auto"/>
            </w:tcBorders>
            <w:shd w:val="clear" w:color="auto" w:fill="auto"/>
            <w:vAlign w:val="center"/>
            <w:hideMark/>
          </w:tcPr>
          <w:p w14:paraId="69C05CEE"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0.1567</w:t>
            </w:r>
          </w:p>
        </w:tc>
        <w:tc>
          <w:tcPr>
            <w:tcW w:w="1104" w:type="dxa"/>
            <w:tcBorders>
              <w:top w:val="nil"/>
              <w:left w:val="nil"/>
              <w:bottom w:val="single" w:sz="8" w:space="0" w:color="auto"/>
              <w:right w:val="single" w:sz="8" w:space="0" w:color="auto"/>
            </w:tcBorders>
            <w:shd w:val="clear" w:color="auto" w:fill="auto"/>
            <w:vAlign w:val="center"/>
            <w:hideMark/>
          </w:tcPr>
          <w:p w14:paraId="13B9F865"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1/4.86396</w:t>
            </w:r>
          </w:p>
        </w:tc>
        <w:tc>
          <w:tcPr>
            <w:tcW w:w="1104" w:type="dxa"/>
            <w:tcBorders>
              <w:top w:val="nil"/>
              <w:left w:val="nil"/>
              <w:bottom w:val="single" w:sz="8" w:space="0" w:color="auto"/>
              <w:right w:val="single" w:sz="8" w:space="0" w:color="auto"/>
            </w:tcBorders>
            <w:shd w:val="clear" w:color="auto" w:fill="auto"/>
            <w:vAlign w:val="center"/>
            <w:hideMark/>
          </w:tcPr>
          <w:p w14:paraId="607AFDAD"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0.0322</w:t>
            </w:r>
          </w:p>
        </w:tc>
        <w:tc>
          <w:tcPr>
            <w:tcW w:w="717" w:type="dxa"/>
            <w:tcBorders>
              <w:top w:val="nil"/>
              <w:left w:val="nil"/>
              <w:bottom w:val="single" w:sz="8" w:space="0" w:color="auto"/>
              <w:right w:val="single" w:sz="8" w:space="0" w:color="auto"/>
            </w:tcBorders>
            <w:shd w:val="clear" w:color="auto" w:fill="auto"/>
            <w:vAlign w:val="center"/>
            <w:hideMark/>
          </w:tcPr>
          <w:p w14:paraId="6962BE85"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 xml:space="preserve"> 1/7</w:t>
            </w:r>
          </w:p>
        </w:tc>
        <w:tc>
          <w:tcPr>
            <w:tcW w:w="160" w:type="dxa"/>
            <w:tcBorders>
              <w:top w:val="nil"/>
              <w:left w:val="nil"/>
              <w:bottom w:val="single" w:sz="8" w:space="0" w:color="auto"/>
              <w:right w:val="nil"/>
            </w:tcBorders>
          </w:tcPr>
          <w:p w14:paraId="51065079"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p>
        </w:tc>
        <w:tc>
          <w:tcPr>
            <w:tcW w:w="1090" w:type="dxa"/>
            <w:tcBorders>
              <w:top w:val="nil"/>
              <w:left w:val="nil"/>
              <w:bottom w:val="single" w:sz="8" w:space="0" w:color="auto"/>
              <w:right w:val="single" w:sz="8" w:space="0" w:color="auto"/>
            </w:tcBorders>
            <w:shd w:val="clear" w:color="auto" w:fill="auto"/>
            <w:vAlign w:val="center"/>
            <w:hideMark/>
          </w:tcPr>
          <w:p w14:paraId="0C33EB02" w14:textId="1AA542F4"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0.0046</w:t>
            </w:r>
          </w:p>
        </w:tc>
        <w:tc>
          <w:tcPr>
            <w:tcW w:w="1000" w:type="dxa"/>
            <w:tcBorders>
              <w:top w:val="nil"/>
              <w:left w:val="nil"/>
              <w:bottom w:val="single" w:sz="8" w:space="0" w:color="auto"/>
              <w:right w:val="single" w:sz="8" w:space="0" w:color="auto"/>
            </w:tcBorders>
            <w:shd w:val="clear" w:color="auto" w:fill="auto"/>
            <w:vAlign w:val="center"/>
            <w:hideMark/>
          </w:tcPr>
          <w:p w14:paraId="3ECB546A"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217</w:t>
            </w:r>
          </w:p>
        </w:tc>
      </w:tr>
      <w:tr w:rsidR="008F26F1" w:rsidRPr="00725EC0" w14:paraId="1D983456" w14:textId="77777777" w:rsidTr="002C4B6B">
        <w:trPr>
          <w:trHeight w:val="235"/>
        </w:trPr>
        <w:tc>
          <w:tcPr>
            <w:tcW w:w="981" w:type="dxa"/>
            <w:tcBorders>
              <w:top w:val="nil"/>
              <w:left w:val="single" w:sz="8" w:space="0" w:color="auto"/>
              <w:bottom w:val="single" w:sz="8" w:space="0" w:color="auto"/>
              <w:right w:val="single" w:sz="8" w:space="0" w:color="auto"/>
            </w:tcBorders>
            <w:shd w:val="clear" w:color="auto" w:fill="auto"/>
            <w:vAlign w:val="center"/>
            <w:hideMark/>
          </w:tcPr>
          <w:p w14:paraId="4CFC2072" w14:textId="77777777" w:rsidR="008F26F1" w:rsidRPr="00725EC0" w:rsidRDefault="008F26F1" w:rsidP="004F6DAB">
            <w:pPr>
              <w:spacing w:after="0" w:line="240" w:lineRule="auto"/>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Macizo</w:t>
            </w:r>
          </w:p>
        </w:tc>
        <w:tc>
          <w:tcPr>
            <w:tcW w:w="962" w:type="dxa"/>
            <w:tcBorders>
              <w:top w:val="nil"/>
              <w:left w:val="nil"/>
              <w:bottom w:val="single" w:sz="8" w:space="0" w:color="auto"/>
              <w:right w:val="single" w:sz="8" w:space="0" w:color="auto"/>
            </w:tcBorders>
            <w:shd w:val="clear" w:color="auto" w:fill="auto"/>
            <w:vAlign w:val="center"/>
            <w:hideMark/>
          </w:tcPr>
          <w:p w14:paraId="7F759A6A"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24403</w:t>
            </w:r>
          </w:p>
        </w:tc>
        <w:tc>
          <w:tcPr>
            <w:tcW w:w="1151" w:type="dxa"/>
            <w:tcBorders>
              <w:top w:val="nil"/>
              <w:left w:val="nil"/>
              <w:bottom w:val="single" w:sz="8" w:space="0" w:color="auto"/>
              <w:right w:val="single" w:sz="8" w:space="0" w:color="auto"/>
            </w:tcBorders>
            <w:shd w:val="clear" w:color="auto" w:fill="auto"/>
            <w:vAlign w:val="center"/>
            <w:hideMark/>
          </w:tcPr>
          <w:p w14:paraId="5DB1CF04"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285643</w:t>
            </w:r>
          </w:p>
        </w:tc>
        <w:tc>
          <w:tcPr>
            <w:tcW w:w="1161" w:type="dxa"/>
            <w:tcBorders>
              <w:top w:val="nil"/>
              <w:left w:val="nil"/>
              <w:bottom w:val="single" w:sz="8" w:space="0" w:color="auto"/>
              <w:right w:val="single" w:sz="8" w:space="0" w:color="auto"/>
            </w:tcBorders>
            <w:shd w:val="clear" w:color="auto" w:fill="auto"/>
            <w:vAlign w:val="center"/>
            <w:hideMark/>
          </w:tcPr>
          <w:p w14:paraId="095FA5B2"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0.0854</w:t>
            </w:r>
          </w:p>
        </w:tc>
        <w:tc>
          <w:tcPr>
            <w:tcW w:w="1104" w:type="dxa"/>
            <w:tcBorders>
              <w:top w:val="nil"/>
              <w:left w:val="nil"/>
              <w:bottom w:val="single" w:sz="8" w:space="0" w:color="auto"/>
              <w:right w:val="single" w:sz="8" w:space="0" w:color="auto"/>
            </w:tcBorders>
            <w:shd w:val="clear" w:color="auto" w:fill="auto"/>
            <w:vAlign w:val="center"/>
            <w:hideMark/>
          </w:tcPr>
          <w:p w14:paraId="35645DF4"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1/2.80710</w:t>
            </w:r>
          </w:p>
        </w:tc>
        <w:tc>
          <w:tcPr>
            <w:tcW w:w="1104" w:type="dxa"/>
            <w:tcBorders>
              <w:top w:val="nil"/>
              <w:left w:val="nil"/>
              <w:bottom w:val="single" w:sz="8" w:space="0" w:color="auto"/>
              <w:right w:val="single" w:sz="8" w:space="0" w:color="auto"/>
            </w:tcBorders>
            <w:shd w:val="clear" w:color="auto" w:fill="auto"/>
            <w:vAlign w:val="center"/>
            <w:hideMark/>
          </w:tcPr>
          <w:p w14:paraId="66752DA2"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0.0304</w:t>
            </w:r>
          </w:p>
        </w:tc>
        <w:tc>
          <w:tcPr>
            <w:tcW w:w="717" w:type="dxa"/>
            <w:tcBorders>
              <w:top w:val="nil"/>
              <w:left w:val="nil"/>
              <w:bottom w:val="single" w:sz="8" w:space="0" w:color="auto"/>
              <w:right w:val="single" w:sz="8" w:space="0" w:color="auto"/>
            </w:tcBorders>
            <w:shd w:val="clear" w:color="auto" w:fill="auto"/>
            <w:vAlign w:val="center"/>
            <w:hideMark/>
          </w:tcPr>
          <w:p w14:paraId="38649172"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 xml:space="preserve"> 1/7</w:t>
            </w:r>
          </w:p>
        </w:tc>
        <w:tc>
          <w:tcPr>
            <w:tcW w:w="160" w:type="dxa"/>
            <w:tcBorders>
              <w:top w:val="nil"/>
              <w:left w:val="nil"/>
              <w:bottom w:val="single" w:sz="8" w:space="0" w:color="auto"/>
              <w:right w:val="nil"/>
            </w:tcBorders>
          </w:tcPr>
          <w:p w14:paraId="075CCFA5"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p>
        </w:tc>
        <w:tc>
          <w:tcPr>
            <w:tcW w:w="1090" w:type="dxa"/>
            <w:tcBorders>
              <w:top w:val="nil"/>
              <w:left w:val="nil"/>
              <w:bottom w:val="single" w:sz="8" w:space="0" w:color="auto"/>
              <w:right w:val="single" w:sz="8" w:space="0" w:color="auto"/>
            </w:tcBorders>
            <w:shd w:val="clear" w:color="auto" w:fill="auto"/>
            <w:vAlign w:val="center"/>
            <w:hideMark/>
          </w:tcPr>
          <w:p w14:paraId="052C83FB" w14:textId="7A4A16E2"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0.0043</w:t>
            </w:r>
          </w:p>
        </w:tc>
        <w:tc>
          <w:tcPr>
            <w:tcW w:w="1000" w:type="dxa"/>
            <w:tcBorders>
              <w:top w:val="nil"/>
              <w:left w:val="nil"/>
              <w:bottom w:val="single" w:sz="8" w:space="0" w:color="auto"/>
              <w:right w:val="single" w:sz="8" w:space="0" w:color="auto"/>
            </w:tcBorders>
            <w:shd w:val="clear" w:color="auto" w:fill="auto"/>
            <w:vAlign w:val="center"/>
            <w:hideMark/>
          </w:tcPr>
          <w:p w14:paraId="17CFE531"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230</w:t>
            </w:r>
          </w:p>
        </w:tc>
      </w:tr>
      <w:tr w:rsidR="008F26F1" w:rsidRPr="00725EC0" w14:paraId="6B7DBD79" w14:textId="77777777" w:rsidTr="002C4B6B">
        <w:trPr>
          <w:trHeight w:val="235"/>
        </w:trPr>
        <w:tc>
          <w:tcPr>
            <w:tcW w:w="981" w:type="dxa"/>
            <w:tcBorders>
              <w:top w:val="nil"/>
              <w:left w:val="single" w:sz="8" w:space="0" w:color="auto"/>
              <w:bottom w:val="single" w:sz="8" w:space="0" w:color="auto"/>
              <w:right w:val="single" w:sz="8" w:space="0" w:color="auto"/>
            </w:tcBorders>
            <w:shd w:val="clear" w:color="auto" w:fill="auto"/>
            <w:vAlign w:val="center"/>
            <w:hideMark/>
          </w:tcPr>
          <w:p w14:paraId="731C8F2C" w14:textId="77777777" w:rsidR="008F26F1" w:rsidRPr="00725EC0" w:rsidRDefault="008F26F1" w:rsidP="004F6DAB">
            <w:pPr>
              <w:spacing w:after="0" w:line="240" w:lineRule="auto"/>
              <w:rPr>
                <w:rFonts w:ascii="Arial" w:eastAsia="Times New Roman" w:hAnsi="Arial" w:cs="Arial"/>
                <w:b/>
                <w:bCs/>
                <w:color w:val="000000"/>
                <w:sz w:val="17"/>
                <w:szCs w:val="17"/>
                <w:lang w:val="es-CO" w:eastAsia="es-CO"/>
              </w:rPr>
            </w:pPr>
            <w:r w:rsidRPr="00725EC0">
              <w:rPr>
                <w:rFonts w:ascii="Arial" w:eastAsia="Times New Roman" w:hAnsi="Arial" w:cs="Arial"/>
                <w:b/>
                <w:bCs/>
                <w:color w:val="000000"/>
                <w:sz w:val="17"/>
                <w:szCs w:val="17"/>
                <w:lang w:val="es-CO" w:eastAsia="es-CO"/>
              </w:rPr>
              <w:t>Bota</w:t>
            </w:r>
          </w:p>
        </w:tc>
        <w:tc>
          <w:tcPr>
            <w:tcW w:w="962" w:type="dxa"/>
            <w:tcBorders>
              <w:top w:val="nil"/>
              <w:left w:val="nil"/>
              <w:bottom w:val="single" w:sz="8" w:space="0" w:color="auto"/>
              <w:right w:val="single" w:sz="8" w:space="0" w:color="auto"/>
            </w:tcBorders>
            <w:shd w:val="clear" w:color="auto" w:fill="auto"/>
            <w:vAlign w:val="center"/>
            <w:hideMark/>
          </w:tcPr>
          <w:p w14:paraId="29AD7336"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8923</w:t>
            </w:r>
          </w:p>
        </w:tc>
        <w:tc>
          <w:tcPr>
            <w:tcW w:w="1151" w:type="dxa"/>
            <w:tcBorders>
              <w:top w:val="nil"/>
              <w:left w:val="nil"/>
              <w:bottom w:val="single" w:sz="8" w:space="0" w:color="auto"/>
              <w:right w:val="single" w:sz="8" w:space="0" w:color="auto"/>
            </w:tcBorders>
            <w:shd w:val="clear" w:color="auto" w:fill="auto"/>
            <w:vAlign w:val="center"/>
            <w:hideMark/>
          </w:tcPr>
          <w:p w14:paraId="7E29AB91"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285643</w:t>
            </w:r>
          </w:p>
        </w:tc>
        <w:tc>
          <w:tcPr>
            <w:tcW w:w="1161" w:type="dxa"/>
            <w:tcBorders>
              <w:top w:val="nil"/>
              <w:left w:val="nil"/>
              <w:bottom w:val="single" w:sz="8" w:space="0" w:color="auto"/>
              <w:right w:val="single" w:sz="8" w:space="0" w:color="auto"/>
            </w:tcBorders>
            <w:shd w:val="clear" w:color="auto" w:fill="auto"/>
            <w:vAlign w:val="center"/>
            <w:hideMark/>
          </w:tcPr>
          <w:p w14:paraId="1FA7C86C"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0.0312</w:t>
            </w:r>
          </w:p>
        </w:tc>
        <w:tc>
          <w:tcPr>
            <w:tcW w:w="1104" w:type="dxa"/>
            <w:tcBorders>
              <w:top w:val="nil"/>
              <w:left w:val="nil"/>
              <w:bottom w:val="single" w:sz="8" w:space="0" w:color="auto"/>
              <w:right w:val="single" w:sz="8" w:space="0" w:color="auto"/>
            </w:tcBorders>
            <w:shd w:val="clear" w:color="auto" w:fill="auto"/>
            <w:vAlign w:val="center"/>
            <w:hideMark/>
          </w:tcPr>
          <w:p w14:paraId="02C09CB2"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1/0.36593</w:t>
            </w:r>
          </w:p>
        </w:tc>
        <w:tc>
          <w:tcPr>
            <w:tcW w:w="1104" w:type="dxa"/>
            <w:tcBorders>
              <w:top w:val="nil"/>
              <w:left w:val="nil"/>
              <w:bottom w:val="single" w:sz="8" w:space="0" w:color="auto"/>
              <w:right w:val="single" w:sz="8" w:space="0" w:color="auto"/>
            </w:tcBorders>
            <w:shd w:val="clear" w:color="auto" w:fill="auto"/>
            <w:vAlign w:val="center"/>
            <w:hideMark/>
          </w:tcPr>
          <w:p w14:paraId="32481AC1"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0.0854</w:t>
            </w:r>
          </w:p>
        </w:tc>
        <w:tc>
          <w:tcPr>
            <w:tcW w:w="717" w:type="dxa"/>
            <w:tcBorders>
              <w:top w:val="nil"/>
              <w:left w:val="nil"/>
              <w:bottom w:val="single" w:sz="8" w:space="0" w:color="auto"/>
              <w:right w:val="single" w:sz="8" w:space="0" w:color="auto"/>
            </w:tcBorders>
            <w:shd w:val="clear" w:color="auto" w:fill="auto"/>
            <w:vAlign w:val="center"/>
            <w:hideMark/>
          </w:tcPr>
          <w:p w14:paraId="13371989"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ES_tradnl" w:eastAsia="es-CO"/>
              </w:rPr>
              <w:t xml:space="preserve"> 1/7</w:t>
            </w:r>
          </w:p>
        </w:tc>
        <w:tc>
          <w:tcPr>
            <w:tcW w:w="160" w:type="dxa"/>
            <w:tcBorders>
              <w:top w:val="nil"/>
              <w:left w:val="nil"/>
              <w:bottom w:val="single" w:sz="8" w:space="0" w:color="auto"/>
              <w:right w:val="nil"/>
            </w:tcBorders>
          </w:tcPr>
          <w:p w14:paraId="441EF456"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p>
        </w:tc>
        <w:tc>
          <w:tcPr>
            <w:tcW w:w="1090" w:type="dxa"/>
            <w:tcBorders>
              <w:top w:val="nil"/>
              <w:left w:val="nil"/>
              <w:bottom w:val="single" w:sz="8" w:space="0" w:color="auto"/>
              <w:right w:val="single" w:sz="8" w:space="0" w:color="auto"/>
            </w:tcBorders>
            <w:shd w:val="clear" w:color="auto" w:fill="auto"/>
            <w:vAlign w:val="center"/>
            <w:hideMark/>
          </w:tcPr>
          <w:p w14:paraId="43DB68D2" w14:textId="0E96A404"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0.0122</w:t>
            </w:r>
          </w:p>
        </w:tc>
        <w:tc>
          <w:tcPr>
            <w:tcW w:w="1000" w:type="dxa"/>
            <w:tcBorders>
              <w:top w:val="nil"/>
              <w:left w:val="nil"/>
              <w:bottom w:val="single" w:sz="8" w:space="0" w:color="auto"/>
              <w:right w:val="single" w:sz="8" w:space="0" w:color="auto"/>
            </w:tcBorders>
            <w:shd w:val="clear" w:color="auto" w:fill="auto"/>
            <w:vAlign w:val="center"/>
            <w:hideMark/>
          </w:tcPr>
          <w:p w14:paraId="53512824" w14:textId="77777777" w:rsidR="008F26F1" w:rsidRPr="00725EC0" w:rsidRDefault="008F26F1" w:rsidP="004F6DAB">
            <w:pPr>
              <w:spacing w:after="0" w:line="240" w:lineRule="auto"/>
              <w:jc w:val="center"/>
              <w:rPr>
                <w:rFonts w:ascii="Arial" w:eastAsia="Times New Roman" w:hAnsi="Arial" w:cs="Arial"/>
                <w:color w:val="000000"/>
                <w:sz w:val="18"/>
                <w:szCs w:val="18"/>
                <w:lang w:val="es-CO" w:eastAsia="es-CO"/>
              </w:rPr>
            </w:pPr>
            <w:r w:rsidRPr="00725EC0">
              <w:rPr>
                <w:rFonts w:ascii="Arial" w:eastAsia="Times New Roman" w:hAnsi="Arial" w:cs="Arial"/>
                <w:color w:val="000000"/>
                <w:sz w:val="18"/>
                <w:szCs w:val="18"/>
                <w:lang w:val="es-CO" w:eastAsia="es-CO"/>
              </w:rPr>
              <w:t>82</w:t>
            </w:r>
          </w:p>
        </w:tc>
      </w:tr>
    </w:tbl>
    <w:p w14:paraId="09B6F819" w14:textId="77777777" w:rsidR="00127908" w:rsidRPr="00725EC0" w:rsidRDefault="00127908" w:rsidP="00373039">
      <w:pPr>
        <w:spacing w:line="240" w:lineRule="auto"/>
        <w:contextualSpacing/>
        <w:jc w:val="center"/>
        <w:rPr>
          <w:rFonts w:ascii="Arial" w:hAnsi="Arial" w:cs="Arial"/>
          <w:sz w:val="20"/>
          <w:szCs w:val="20"/>
          <w:lang w:val="es-CO"/>
        </w:rPr>
      </w:pPr>
      <w:bookmarkStart w:id="29" w:name="anexo-obtención-muestra"/>
      <w:bookmarkEnd w:id="26"/>
      <w:bookmarkEnd w:id="27"/>
      <w:bookmarkEnd w:id="28"/>
      <w:r w:rsidRPr="00725EC0">
        <w:rPr>
          <w:rFonts w:ascii="Arial" w:hAnsi="Arial" w:cs="Arial"/>
          <w:sz w:val="20"/>
          <w:szCs w:val="20"/>
          <w:lang w:val="es-CO"/>
        </w:rPr>
        <w:t>Fuente: Elaboración PERS-CAUCA</w:t>
      </w:r>
    </w:p>
    <w:p w14:paraId="72935AD1" w14:textId="45553CE4" w:rsidR="00373039" w:rsidRPr="00725EC0" w:rsidRDefault="00373039" w:rsidP="00373039">
      <w:pPr>
        <w:spacing w:line="240" w:lineRule="auto"/>
        <w:contextualSpacing/>
        <w:jc w:val="center"/>
        <w:rPr>
          <w:rFonts w:ascii="Arial" w:hAnsi="Arial" w:cs="Arial"/>
          <w:sz w:val="20"/>
          <w:szCs w:val="20"/>
          <w:lang w:val="es-CO"/>
        </w:rPr>
      </w:pPr>
      <w:r w:rsidRPr="00725EC0">
        <w:rPr>
          <w:rFonts w:ascii="Arial" w:hAnsi="Arial" w:cs="Arial"/>
          <w:sz w:val="20"/>
          <w:szCs w:val="20"/>
          <w:lang w:val="es-CO"/>
        </w:rPr>
        <w:lastRenderedPageBreak/>
        <w:t xml:space="preserve">Nota: */ Representatividad al interior de la </w:t>
      </w:r>
      <w:r w:rsidR="00DC44CB" w:rsidRPr="00725EC0">
        <w:rPr>
          <w:rFonts w:ascii="Arial" w:hAnsi="Arial" w:cs="Arial"/>
          <w:sz w:val="20"/>
          <w:szCs w:val="20"/>
          <w:lang w:val="es-CO"/>
        </w:rPr>
        <w:t>sub</w:t>
      </w:r>
      <w:r w:rsidRPr="00725EC0">
        <w:rPr>
          <w:rFonts w:ascii="Arial" w:hAnsi="Arial" w:cs="Arial"/>
          <w:sz w:val="20"/>
          <w:szCs w:val="20"/>
          <w:lang w:val="es-CO"/>
        </w:rPr>
        <w:t xml:space="preserve">región, **/ Representatividad entre </w:t>
      </w:r>
      <w:r w:rsidR="00DC44CB" w:rsidRPr="00725EC0">
        <w:rPr>
          <w:rFonts w:ascii="Arial" w:hAnsi="Arial" w:cs="Arial"/>
          <w:sz w:val="20"/>
          <w:szCs w:val="20"/>
          <w:lang w:val="es-CO"/>
        </w:rPr>
        <w:t>sub</w:t>
      </w:r>
      <w:r w:rsidRPr="00725EC0">
        <w:rPr>
          <w:rFonts w:ascii="Arial" w:hAnsi="Arial" w:cs="Arial"/>
          <w:sz w:val="20"/>
          <w:szCs w:val="20"/>
          <w:lang w:val="es-CO"/>
        </w:rPr>
        <w:t>regiones</w:t>
      </w:r>
    </w:p>
    <w:p w14:paraId="17A40094" w14:textId="1BC4EA56" w:rsidR="00127908" w:rsidRPr="005C7DB3" w:rsidRDefault="00127908" w:rsidP="00373039">
      <w:pPr>
        <w:spacing w:line="240" w:lineRule="auto"/>
        <w:contextualSpacing/>
        <w:rPr>
          <w:rFonts w:ascii="Arial" w:hAnsi="Arial" w:cs="Arial"/>
        </w:rPr>
      </w:pPr>
    </w:p>
    <w:p w14:paraId="6C5E99B1" w14:textId="2EA47349" w:rsidR="00164DB0" w:rsidRPr="00725EC0" w:rsidRDefault="00164DB0" w:rsidP="00DC44CB">
      <w:pPr>
        <w:spacing w:line="276" w:lineRule="auto"/>
        <w:contextualSpacing/>
        <w:jc w:val="both"/>
        <w:rPr>
          <w:rFonts w:ascii="Arial" w:hAnsi="Arial" w:cs="Arial"/>
          <w:sz w:val="24"/>
          <w:szCs w:val="24"/>
        </w:rPr>
      </w:pPr>
      <w:r w:rsidRPr="00725EC0">
        <w:rPr>
          <w:rFonts w:ascii="Arial" w:hAnsi="Arial" w:cs="Arial"/>
          <w:sz w:val="24"/>
          <w:szCs w:val="24"/>
        </w:rPr>
        <w:t>Cabe señalar que los factores de expansión obtenidos comprenden el 99.87% de la población total</w:t>
      </w:r>
      <w:r w:rsidR="006105D1" w:rsidRPr="00725EC0">
        <w:rPr>
          <w:rFonts w:ascii="Arial" w:hAnsi="Arial" w:cs="Arial"/>
          <w:sz w:val="24"/>
          <w:szCs w:val="24"/>
        </w:rPr>
        <w:t>,</w:t>
      </w:r>
      <w:r w:rsidRPr="00725EC0">
        <w:rPr>
          <w:rFonts w:ascii="Arial" w:hAnsi="Arial" w:cs="Arial"/>
          <w:sz w:val="24"/>
          <w:szCs w:val="24"/>
        </w:rPr>
        <w:t xml:space="preserve"> dado que al considerar la variabilidad de la fuentes de información y el error asociado al muestreo no se alcanza el 100% de la población.</w:t>
      </w:r>
    </w:p>
    <w:p w14:paraId="6B81B486" w14:textId="77777777" w:rsidR="00164DB0" w:rsidRPr="00725EC0" w:rsidRDefault="00164DB0" w:rsidP="006105D1">
      <w:pPr>
        <w:spacing w:line="360" w:lineRule="auto"/>
        <w:contextualSpacing/>
        <w:jc w:val="both"/>
        <w:rPr>
          <w:rFonts w:ascii="Arial" w:hAnsi="Arial" w:cs="Arial"/>
          <w:sz w:val="24"/>
          <w:szCs w:val="24"/>
        </w:rPr>
      </w:pPr>
    </w:p>
    <w:p w14:paraId="73C2D76E" w14:textId="4CAC14E3" w:rsidR="00433CB1" w:rsidRPr="00725EC0" w:rsidRDefault="00433CB1" w:rsidP="005C7DB3">
      <w:pPr>
        <w:pStyle w:val="Ttulo1"/>
        <w:numPr>
          <w:ilvl w:val="1"/>
          <w:numId w:val="9"/>
        </w:numPr>
        <w:spacing w:line="360" w:lineRule="auto"/>
        <w:jc w:val="both"/>
        <w:rPr>
          <w:rFonts w:cs="Arial"/>
          <w:szCs w:val="24"/>
          <w:lang w:val="es-ES_tradnl"/>
        </w:rPr>
      </w:pPr>
      <w:r w:rsidRPr="00725EC0">
        <w:rPr>
          <w:rFonts w:cs="Arial"/>
          <w:szCs w:val="24"/>
          <w:lang w:val="es-ES_tradnl"/>
        </w:rPr>
        <w:t>Obtención Muestra</w:t>
      </w:r>
    </w:p>
    <w:p w14:paraId="2029AF17" w14:textId="22CE6416" w:rsidR="00F81FC9" w:rsidRPr="00725EC0" w:rsidRDefault="005C7DB3" w:rsidP="00F81FC9">
      <w:pPr>
        <w:spacing w:after="280" w:line="276" w:lineRule="auto"/>
        <w:jc w:val="both"/>
        <w:rPr>
          <w:rFonts w:ascii="Arial" w:hAnsi="Arial" w:cs="Arial"/>
          <w:bCs/>
          <w:sz w:val="24"/>
          <w:szCs w:val="24"/>
        </w:rPr>
      </w:pPr>
      <w:r w:rsidRPr="00725EC0">
        <w:rPr>
          <w:rFonts w:ascii="Arial" w:hAnsi="Arial" w:cs="Arial"/>
          <w:bCs/>
          <w:sz w:val="24"/>
          <w:szCs w:val="24"/>
        </w:rPr>
        <w:t>Siguiendo el</w:t>
      </w:r>
      <w:r w:rsidR="00F81FC9" w:rsidRPr="00725EC0">
        <w:rPr>
          <w:rFonts w:ascii="Arial" w:hAnsi="Arial" w:cs="Arial"/>
          <w:bCs/>
          <w:sz w:val="24"/>
          <w:szCs w:val="24"/>
        </w:rPr>
        <w:t xml:space="preserve"> muestreo multietápico</w:t>
      </w:r>
      <w:r w:rsidR="002A7049" w:rsidRPr="00725EC0">
        <w:rPr>
          <w:rFonts w:ascii="Arial" w:hAnsi="Arial" w:cs="Arial"/>
          <w:bCs/>
          <w:sz w:val="24"/>
          <w:szCs w:val="24"/>
        </w:rPr>
        <w:t xml:space="preserve"> </w:t>
      </w:r>
      <w:r w:rsidR="00505D2F" w:rsidRPr="00725EC0">
        <w:rPr>
          <w:rFonts w:ascii="Arial" w:hAnsi="Arial" w:cs="Arial"/>
          <w:bCs/>
          <w:sz w:val="24"/>
          <w:szCs w:val="24"/>
        </w:rPr>
        <w:t>planteado</w:t>
      </w:r>
      <w:r w:rsidR="002A7049" w:rsidRPr="00725EC0">
        <w:rPr>
          <w:rFonts w:ascii="Arial" w:hAnsi="Arial" w:cs="Arial"/>
          <w:bCs/>
          <w:sz w:val="24"/>
          <w:szCs w:val="24"/>
        </w:rPr>
        <w:t xml:space="preserve"> </w:t>
      </w:r>
      <w:r w:rsidR="00146A21" w:rsidRPr="00725EC0">
        <w:rPr>
          <w:rFonts w:ascii="Arial" w:hAnsi="Arial" w:cs="Arial"/>
          <w:bCs/>
          <w:sz w:val="24"/>
          <w:szCs w:val="24"/>
        </w:rPr>
        <w:t>en el capítulo 4</w:t>
      </w:r>
      <w:r w:rsidR="00F81FC9" w:rsidRPr="00725EC0">
        <w:rPr>
          <w:rFonts w:ascii="Arial" w:hAnsi="Arial" w:cs="Arial"/>
          <w:bCs/>
          <w:sz w:val="24"/>
          <w:szCs w:val="24"/>
        </w:rPr>
        <w:t>, el cálculo del tamaño</w:t>
      </w:r>
      <w:r w:rsidR="00146A21" w:rsidRPr="00725EC0">
        <w:rPr>
          <w:rFonts w:ascii="Arial" w:hAnsi="Arial" w:cs="Arial"/>
          <w:bCs/>
          <w:sz w:val="24"/>
          <w:szCs w:val="24"/>
        </w:rPr>
        <w:t xml:space="preserve"> </w:t>
      </w:r>
      <w:r w:rsidR="00F81FC9" w:rsidRPr="00725EC0">
        <w:rPr>
          <w:rFonts w:ascii="Arial" w:hAnsi="Arial" w:cs="Arial"/>
          <w:bCs/>
          <w:sz w:val="24"/>
          <w:szCs w:val="24"/>
        </w:rPr>
        <w:t>muestra</w:t>
      </w:r>
      <w:r w:rsidR="00146A21" w:rsidRPr="00725EC0">
        <w:rPr>
          <w:rFonts w:ascii="Arial" w:hAnsi="Arial" w:cs="Arial"/>
          <w:bCs/>
          <w:sz w:val="24"/>
          <w:szCs w:val="24"/>
        </w:rPr>
        <w:t>l</w:t>
      </w:r>
      <w:r w:rsidR="00F81FC9" w:rsidRPr="00725EC0">
        <w:rPr>
          <w:rFonts w:ascii="Arial" w:hAnsi="Arial" w:cs="Arial"/>
          <w:bCs/>
          <w:sz w:val="24"/>
          <w:szCs w:val="24"/>
        </w:rPr>
        <w:t xml:space="preserve"> se realiza por medio de las siguientes expresiones: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1"/>
      </w:tblGrid>
      <w:tr w:rsidR="00146A21" w:rsidRPr="00725EC0" w14:paraId="2AF5E13E" w14:textId="77777777" w:rsidTr="005C7DB3">
        <w:tc>
          <w:tcPr>
            <w:tcW w:w="8217" w:type="dxa"/>
            <w:vAlign w:val="center"/>
          </w:tcPr>
          <w:p w14:paraId="2CBE0E9A" w14:textId="15F63FE6" w:rsidR="00146A21" w:rsidRPr="005C7DB3" w:rsidRDefault="00146A21" w:rsidP="005C7DB3">
            <w:pPr>
              <w:spacing w:after="280" w:line="276" w:lineRule="auto"/>
              <w:ind w:left="720"/>
              <w:jc w:val="center"/>
              <w:rPr>
                <w:rFonts w:ascii="Arial" w:eastAsiaTheme="minorEastAsia" w:hAnsi="Arial" w:cs="Arial"/>
                <w:bCs/>
              </w:rPr>
            </w:pPr>
            <m:oMathPara>
              <m:oMath>
                <m:r>
                  <w:rPr>
                    <w:rFonts w:ascii="Cambria Math" w:hAnsi="Cambria Math" w:cs="Arial"/>
                    <w:sz w:val="24"/>
                    <w:szCs w:val="24"/>
                  </w:rPr>
                  <m:t>n=</m:t>
                </m:r>
                <m:f>
                  <m:fPr>
                    <m:ctrlPr>
                      <w:rPr>
                        <w:rFonts w:ascii="Cambria Math" w:hAnsi="Cambria Math" w:cs="Arial"/>
                        <w:bCs/>
                        <w:i/>
                        <w:sz w:val="24"/>
                        <w:szCs w:val="24"/>
                      </w:rPr>
                    </m:ctrlPr>
                  </m:fPr>
                  <m:num>
                    <m:nary>
                      <m:naryPr>
                        <m:chr m:val="∑"/>
                        <m:limLoc m:val="subSup"/>
                        <m:supHide m:val="1"/>
                        <m:ctrlPr>
                          <w:rPr>
                            <w:rFonts w:ascii="Cambria Math" w:hAnsi="Cambria Math" w:cs="Arial"/>
                            <w:bCs/>
                            <w:i/>
                            <w:sz w:val="24"/>
                            <w:szCs w:val="24"/>
                          </w:rPr>
                        </m:ctrlPr>
                      </m:naryPr>
                      <m:sub>
                        <m:r>
                          <w:rPr>
                            <w:rFonts w:ascii="Cambria Math" w:hAnsi="Cambria Math" w:cs="Arial"/>
                            <w:sz w:val="24"/>
                            <w:szCs w:val="24"/>
                          </w:rPr>
                          <m:t>h</m:t>
                        </m:r>
                      </m:sub>
                      <m:sup/>
                      <m:e>
                        <m:nary>
                          <m:naryPr>
                            <m:chr m:val="∑"/>
                            <m:limLoc m:val="undOvr"/>
                            <m:supHide m:val="1"/>
                            <m:ctrlPr>
                              <w:rPr>
                                <w:rFonts w:ascii="Cambria Math" w:hAnsi="Cambria Math" w:cs="Arial"/>
                                <w:bCs/>
                                <w:i/>
                                <w:sz w:val="24"/>
                                <w:szCs w:val="24"/>
                              </w:rPr>
                            </m:ctrlPr>
                          </m:naryPr>
                          <m:sub>
                            <m:r>
                              <w:rPr>
                                <w:rFonts w:ascii="Cambria Math" w:hAnsi="Cambria Math" w:cs="Arial"/>
                                <w:sz w:val="24"/>
                                <w:szCs w:val="24"/>
                              </w:rPr>
                              <m:t>L</m:t>
                            </m:r>
                          </m:sub>
                          <m:sup/>
                          <m:e>
                            <m:sSub>
                              <m:sSubPr>
                                <m:ctrlPr>
                                  <w:rPr>
                                    <w:rFonts w:ascii="Cambria Math" w:hAnsi="Cambria Math" w:cs="Arial"/>
                                    <w:bCs/>
                                    <w:i/>
                                    <w:sz w:val="24"/>
                                    <w:szCs w:val="24"/>
                                  </w:rPr>
                                </m:ctrlPr>
                              </m:sSubPr>
                              <m:e>
                                <m:r>
                                  <w:rPr>
                                    <w:rFonts w:ascii="Cambria Math" w:hAnsi="Cambria Math" w:cs="Arial"/>
                                    <w:sz w:val="24"/>
                                    <w:szCs w:val="24"/>
                                  </w:rPr>
                                  <m:t>w</m:t>
                                </m:r>
                              </m:e>
                              <m:sub>
                                <m:r>
                                  <w:rPr>
                                    <w:rFonts w:ascii="Cambria Math" w:hAnsi="Cambria Math" w:cs="Arial"/>
                                    <w:sz w:val="24"/>
                                    <w:szCs w:val="24"/>
                                  </w:rPr>
                                  <m:t>h.L</m:t>
                                </m:r>
                              </m:sub>
                            </m:sSub>
                            <m:d>
                              <m:dPr>
                                <m:ctrlPr>
                                  <w:rPr>
                                    <w:rFonts w:ascii="Cambria Math" w:hAnsi="Cambria Math" w:cs="Arial"/>
                                    <w:bCs/>
                                    <w:i/>
                                    <w:sz w:val="24"/>
                                    <w:szCs w:val="24"/>
                                  </w:rPr>
                                </m:ctrlPr>
                              </m:dPr>
                              <m:e>
                                <m:sSub>
                                  <m:sSubPr>
                                    <m:ctrlPr>
                                      <w:rPr>
                                        <w:rFonts w:ascii="Cambria Math" w:hAnsi="Cambria Math" w:cs="Arial"/>
                                        <w:bCs/>
                                        <w:i/>
                                        <w:sz w:val="24"/>
                                        <w:szCs w:val="24"/>
                                      </w:rPr>
                                    </m:ctrlPr>
                                  </m:sSubPr>
                                  <m:e>
                                    <m:r>
                                      <w:rPr>
                                        <w:rFonts w:ascii="Cambria Math" w:hAnsi="Cambria Math" w:cs="Arial"/>
                                        <w:sz w:val="24"/>
                                        <w:szCs w:val="24"/>
                                      </w:rPr>
                                      <m:t>B</m:t>
                                    </m:r>
                                  </m:e>
                                  <m:sub>
                                    <m:r>
                                      <w:rPr>
                                        <w:rFonts w:ascii="Cambria Math" w:hAnsi="Cambria Math" w:cs="Arial"/>
                                        <w:sz w:val="24"/>
                                        <w:szCs w:val="24"/>
                                      </w:rPr>
                                      <m:t>h.L</m:t>
                                    </m:r>
                                  </m:sub>
                                </m:sSub>
                                <m:r>
                                  <w:rPr>
                                    <w:rFonts w:ascii="Cambria Math" w:hAnsi="Cambria Math" w:cs="Arial"/>
                                    <w:sz w:val="24"/>
                                    <w:szCs w:val="24"/>
                                  </w:rPr>
                                  <m:t>+</m:t>
                                </m:r>
                                <m:sSub>
                                  <m:sSubPr>
                                    <m:ctrlPr>
                                      <w:rPr>
                                        <w:rFonts w:ascii="Cambria Math" w:hAnsi="Cambria Math" w:cs="Arial"/>
                                        <w:bCs/>
                                        <w:i/>
                                        <w:sz w:val="24"/>
                                        <w:szCs w:val="24"/>
                                      </w:rPr>
                                    </m:ctrlPr>
                                  </m:sSubPr>
                                  <m:e>
                                    <m:r>
                                      <w:rPr>
                                        <w:rFonts w:ascii="Cambria Math" w:hAnsi="Cambria Math" w:cs="Arial"/>
                                        <w:sz w:val="24"/>
                                        <w:szCs w:val="24"/>
                                      </w:rPr>
                                      <m:t>C</m:t>
                                    </m:r>
                                  </m:e>
                                  <m:sub>
                                    <m:r>
                                      <w:rPr>
                                        <w:rFonts w:ascii="Cambria Math" w:hAnsi="Cambria Math" w:cs="Arial"/>
                                        <w:sz w:val="24"/>
                                        <w:szCs w:val="24"/>
                                      </w:rPr>
                                      <m:t>h.L</m:t>
                                    </m:r>
                                  </m:sub>
                                </m:sSub>
                              </m:e>
                            </m:d>
                          </m:e>
                        </m:nary>
                      </m:e>
                    </m:nary>
                  </m:num>
                  <m:den>
                    <m:r>
                      <m:rPr>
                        <m:sty m:val="p"/>
                      </m:rPr>
                      <w:rPr>
                        <w:rFonts w:ascii="Cambria Math" w:hAnsi="Cambria Math" w:cs="Arial"/>
                        <w:sz w:val="24"/>
                        <w:szCs w:val="24"/>
                      </w:rPr>
                      <m:t>V</m:t>
                    </m:r>
                    <m:d>
                      <m:dPr>
                        <m:ctrlPr>
                          <w:rPr>
                            <w:rFonts w:ascii="Cambria Math" w:hAnsi="Cambria Math" w:cs="Arial"/>
                            <w:bCs/>
                            <w:sz w:val="24"/>
                            <w:szCs w:val="24"/>
                          </w:rPr>
                        </m:ctrlPr>
                      </m:dPr>
                      <m:e>
                        <m:acc>
                          <m:accPr>
                            <m:ctrlPr>
                              <w:rPr>
                                <w:rFonts w:ascii="Cambria Math" w:hAnsi="Cambria Math" w:cs="Arial"/>
                                <w:bCs/>
                                <w:sz w:val="24"/>
                                <w:szCs w:val="24"/>
                              </w:rPr>
                            </m:ctrlPr>
                          </m:accPr>
                          <m:e>
                            <m:r>
                              <w:rPr>
                                <w:rFonts w:ascii="Cambria Math" w:hAnsi="Cambria Math" w:cs="Arial"/>
                                <w:sz w:val="24"/>
                                <w:szCs w:val="24"/>
                              </w:rPr>
                              <m:t>P</m:t>
                            </m:r>
                          </m:e>
                        </m:acc>
                      </m:e>
                    </m:d>
                    <m:r>
                      <m:rPr>
                        <m:sty m:val="p"/>
                      </m:rPr>
                      <w:rPr>
                        <w:rFonts w:ascii="Cambria Math" w:hAnsi="Cambria Math" w:cs="Arial"/>
                        <w:sz w:val="24"/>
                        <w:szCs w:val="24"/>
                      </w:rPr>
                      <m:t>+</m:t>
                    </m:r>
                    <m:nary>
                      <m:naryPr>
                        <m:chr m:val="∑"/>
                        <m:limLoc m:val="subSup"/>
                        <m:supHide m:val="1"/>
                        <m:ctrlPr>
                          <w:rPr>
                            <w:rFonts w:ascii="Cambria Math" w:hAnsi="Cambria Math" w:cs="Arial"/>
                            <w:bCs/>
                            <w:i/>
                            <w:sz w:val="24"/>
                            <w:szCs w:val="24"/>
                          </w:rPr>
                        </m:ctrlPr>
                      </m:naryPr>
                      <m:sub>
                        <m:r>
                          <w:rPr>
                            <w:rFonts w:ascii="Cambria Math" w:hAnsi="Cambria Math" w:cs="Arial"/>
                            <w:sz w:val="24"/>
                            <w:szCs w:val="24"/>
                          </w:rPr>
                          <m:t>h</m:t>
                        </m:r>
                      </m:sub>
                      <m:sup/>
                      <m:e>
                        <m:nary>
                          <m:naryPr>
                            <m:chr m:val="∑"/>
                            <m:limLoc m:val="undOvr"/>
                            <m:supHide m:val="1"/>
                            <m:ctrlPr>
                              <w:rPr>
                                <w:rFonts w:ascii="Cambria Math" w:hAnsi="Cambria Math" w:cs="Arial"/>
                                <w:bCs/>
                                <w:i/>
                                <w:sz w:val="24"/>
                                <w:szCs w:val="24"/>
                              </w:rPr>
                            </m:ctrlPr>
                          </m:naryPr>
                          <m:sub>
                            <m:r>
                              <w:rPr>
                                <w:rFonts w:ascii="Cambria Math" w:hAnsi="Cambria Math" w:cs="Arial"/>
                                <w:sz w:val="24"/>
                                <w:szCs w:val="24"/>
                              </w:rPr>
                              <m:t>L</m:t>
                            </m:r>
                          </m:sub>
                          <m:sup/>
                          <m:e>
                            <m:sSubSup>
                              <m:sSubSupPr>
                                <m:ctrlPr>
                                  <w:rPr>
                                    <w:rFonts w:ascii="Cambria Math" w:hAnsi="Cambria Math" w:cs="Arial"/>
                                    <w:bCs/>
                                    <w:i/>
                                    <w:sz w:val="24"/>
                                    <w:szCs w:val="24"/>
                                  </w:rPr>
                                </m:ctrlPr>
                              </m:sSubSupPr>
                              <m:e>
                                <m:r>
                                  <w:rPr>
                                    <w:rFonts w:ascii="Cambria Math" w:hAnsi="Cambria Math" w:cs="Arial"/>
                                    <w:sz w:val="24"/>
                                    <w:szCs w:val="24"/>
                                  </w:rPr>
                                  <m:t>w</m:t>
                                </m:r>
                              </m:e>
                              <m:sub>
                                <m:r>
                                  <w:rPr>
                                    <w:rFonts w:ascii="Cambria Math" w:hAnsi="Cambria Math" w:cs="Arial"/>
                                    <w:sz w:val="24"/>
                                    <w:szCs w:val="24"/>
                                  </w:rPr>
                                  <m:t>h.L</m:t>
                                </m:r>
                              </m:sub>
                              <m:sup>
                                <m:r>
                                  <w:rPr>
                                    <w:rFonts w:ascii="Cambria Math" w:hAnsi="Cambria Math" w:cs="Arial"/>
                                    <w:sz w:val="24"/>
                                    <w:szCs w:val="24"/>
                                  </w:rPr>
                                  <m:t>2</m:t>
                                </m:r>
                              </m:sup>
                            </m:sSubSup>
                            <m:d>
                              <m:dPr>
                                <m:ctrlPr>
                                  <w:rPr>
                                    <w:rFonts w:ascii="Cambria Math" w:hAnsi="Cambria Math" w:cs="Arial"/>
                                    <w:bCs/>
                                    <w:i/>
                                    <w:sz w:val="24"/>
                                    <w:szCs w:val="24"/>
                                  </w:rPr>
                                </m:ctrlPr>
                              </m:dPr>
                              <m:e>
                                <m:f>
                                  <m:fPr>
                                    <m:ctrlPr>
                                      <w:rPr>
                                        <w:rFonts w:ascii="Cambria Math" w:hAnsi="Cambria Math" w:cs="Arial"/>
                                        <w:bCs/>
                                        <w:i/>
                                        <w:sz w:val="24"/>
                                        <w:szCs w:val="24"/>
                                      </w:rPr>
                                    </m:ctrlPr>
                                  </m:fPr>
                                  <m:num>
                                    <m:sSub>
                                      <m:sSubPr>
                                        <m:ctrlPr>
                                          <w:rPr>
                                            <w:rFonts w:ascii="Cambria Math" w:hAnsi="Cambria Math" w:cs="Arial"/>
                                            <w:bCs/>
                                            <w:i/>
                                            <w:sz w:val="24"/>
                                            <w:szCs w:val="24"/>
                                          </w:rPr>
                                        </m:ctrlPr>
                                      </m:sSubPr>
                                      <m:e>
                                        <m:r>
                                          <w:rPr>
                                            <w:rFonts w:ascii="Cambria Math" w:hAnsi="Cambria Math" w:cs="Arial"/>
                                            <w:sz w:val="24"/>
                                            <w:szCs w:val="24"/>
                                          </w:rPr>
                                          <m:t>B</m:t>
                                        </m:r>
                                      </m:e>
                                      <m:sub>
                                        <m:r>
                                          <w:rPr>
                                            <w:rFonts w:ascii="Cambria Math" w:hAnsi="Cambria Math" w:cs="Arial"/>
                                            <w:sz w:val="24"/>
                                            <w:szCs w:val="24"/>
                                          </w:rPr>
                                          <m:t>h.L</m:t>
                                        </m:r>
                                      </m:sub>
                                    </m:sSub>
                                  </m:num>
                                  <m:den>
                                    <m:sSub>
                                      <m:sSubPr>
                                        <m:ctrlPr>
                                          <w:rPr>
                                            <w:rFonts w:ascii="Cambria Math" w:hAnsi="Cambria Math" w:cs="Arial"/>
                                            <w:bCs/>
                                            <w:i/>
                                            <w:sz w:val="24"/>
                                            <w:szCs w:val="24"/>
                                          </w:rPr>
                                        </m:ctrlPr>
                                      </m:sSubPr>
                                      <m:e>
                                        <m:r>
                                          <w:rPr>
                                            <w:rFonts w:ascii="Cambria Math" w:hAnsi="Cambria Math" w:cs="Arial"/>
                                            <w:sz w:val="24"/>
                                            <w:szCs w:val="24"/>
                                          </w:rPr>
                                          <m:t>N</m:t>
                                        </m:r>
                                      </m:e>
                                      <m:sub>
                                        <m:r>
                                          <w:rPr>
                                            <w:rFonts w:ascii="Cambria Math" w:hAnsi="Cambria Math" w:cs="Arial"/>
                                            <w:sz w:val="24"/>
                                            <w:szCs w:val="24"/>
                                          </w:rPr>
                                          <m:t>h.L</m:t>
                                        </m:r>
                                      </m:sub>
                                    </m:sSub>
                                  </m:den>
                                </m:f>
                              </m:e>
                            </m:d>
                          </m:e>
                        </m:nary>
                      </m:e>
                    </m:nary>
                  </m:den>
                </m:f>
              </m:oMath>
            </m:oMathPara>
          </w:p>
        </w:tc>
        <w:tc>
          <w:tcPr>
            <w:tcW w:w="611" w:type="dxa"/>
            <w:vAlign w:val="center"/>
          </w:tcPr>
          <w:p w14:paraId="1242E272" w14:textId="676A406D" w:rsidR="00146A21" w:rsidRPr="00725EC0" w:rsidRDefault="00146A21" w:rsidP="00186B44">
            <w:pPr>
              <w:pStyle w:val="Textoindependiente"/>
              <w:spacing w:line="360" w:lineRule="auto"/>
              <w:jc w:val="center"/>
              <w:rPr>
                <w:rFonts w:ascii="Arial" w:hAnsi="Arial" w:cs="Arial"/>
                <w:lang w:val="es-ES_tradnl"/>
              </w:rPr>
            </w:pPr>
            <w:r w:rsidRPr="00725EC0">
              <w:rPr>
                <w:rFonts w:ascii="Arial" w:hAnsi="Arial" w:cs="Arial"/>
                <w:lang w:val="es-ES_tradnl"/>
              </w:rPr>
              <w:t>(3)</w:t>
            </w:r>
          </w:p>
        </w:tc>
      </w:tr>
    </w:tbl>
    <w:p w14:paraId="3FF573B2" w14:textId="3F89059E" w:rsidR="00146A21" w:rsidRPr="00725EC0" w:rsidRDefault="00146A21" w:rsidP="00F81FC9">
      <w:pPr>
        <w:spacing w:after="280" w:line="276" w:lineRule="auto"/>
        <w:jc w:val="both"/>
        <w:rPr>
          <w:rFonts w:ascii="Arial" w:hAnsi="Arial" w:cs="Arial"/>
          <w:bCs/>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1"/>
      </w:tblGrid>
      <w:tr w:rsidR="00146A21" w:rsidRPr="00725EC0" w14:paraId="2DE3EA6C" w14:textId="77777777" w:rsidTr="00186B44">
        <w:tc>
          <w:tcPr>
            <w:tcW w:w="8217" w:type="dxa"/>
            <w:vAlign w:val="center"/>
          </w:tcPr>
          <w:p w14:paraId="660DEA0F" w14:textId="62E25C3C" w:rsidR="00146A21" w:rsidRPr="00725EC0" w:rsidRDefault="00F90833" w:rsidP="005C7DB3">
            <w:pPr>
              <w:spacing w:line="276" w:lineRule="auto"/>
              <w:rPr>
                <w:rFonts w:ascii="Arial" w:eastAsiaTheme="minorEastAsia"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B</m:t>
                    </m:r>
                  </m:e>
                  <m:sub>
                    <m:r>
                      <w:rPr>
                        <w:rFonts w:ascii="Cambria Math" w:hAnsi="Cambria Math" w:cs="Arial"/>
                        <w:sz w:val="24"/>
                        <w:szCs w:val="24"/>
                      </w:rPr>
                      <m:t>h.L</m:t>
                    </m:r>
                  </m:sub>
                </m:sSub>
                <m:r>
                  <m:rPr>
                    <m:sty m:val="p"/>
                  </m:rPr>
                  <w:rPr>
                    <w:rFonts w:ascii="Cambria Math" w:hAnsi="Cambria Math" w:cs="Arial"/>
                    <w:sz w:val="24"/>
                    <w:szCs w:val="24"/>
                  </w:rPr>
                  <m:t>=</m:t>
                </m:r>
                <m:d>
                  <m:dPr>
                    <m:ctrlPr>
                      <w:rPr>
                        <w:rFonts w:ascii="Cambria Math" w:hAnsi="Cambria Math" w:cs="Arial"/>
                        <w:sz w:val="24"/>
                        <w:szCs w:val="24"/>
                      </w:rPr>
                    </m:ctrlPr>
                  </m:dPr>
                  <m:e>
                    <m:f>
                      <m:fPr>
                        <m:ctrlPr>
                          <w:rPr>
                            <w:rFonts w:ascii="Cambria Math" w:hAnsi="Cambria Math" w:cs="Arial"/>
                            <w:i/>
                            <w:sz w:val="24"/>
                            <w:szCs w:val="24"/>
                          </w:rPr>
                        </m:ctrlPr>
                      </m:fPr>
                      <m:num>
                        <m:sSubSup>
                          <m:sSubSupPr>
                            <m:ctrlPr>
                              <w:rPr>
                                <w:rFonts w:ascii="Cambria Math" w:hAnsi="Cambria Math" w:cs="Arial"/>
                                <w:i/>
                                <w:sz w:val="24"/>
                                <w:szCs w:val="24"/>
                              </w:rPr>
                            </m:ctrlPr>
                          </m:sSubSupPr>
                          <m:e>
                            <m:r>
                              <w:rPr>
                                <w:rFonts w:ascii="Cambria Math" w:hAnsi="Cambria Math" w:cs="Arial"/>
                                <w:sz w:val="24"/>
                                <w:szCs w:val="24"/>
                              </w:rPr>
                              <m:t>S</m:t>
                            </m:r>
                          </m:e>
                          <m:sub>
                            <m:r>
                              <w:rPr>
                                <w:rFonts w:ascii="Cambria Math" w:hAnsi="Cambria Math" w:cs="Arial"/>
                                <w:sz w:val="24"/>
                                <w:szCs w:val="24"/>
                              </w:rPr>
                              <m:t>UPM</m:t>
                            </m:r>
                            <m:d>
                              <m:dPr>
                                <m:ctrlPr>
                                  <w:rPr>
                                    <w:rFonts w:ascii="Cambria Math" w:hAnsi="Cambria Math" w:cs="Arial"/>
                                    <w:i/>
                                    <w:sz w:val="24"/>
                                    <w:szCs w:val="24"/>
                                  </w:rPr>
                                </m:ctrlPr>
                              </m:dPr>
                              <m:e>
                                <m:r>
                                  <w:rPr>
                                    <w:rFonts w:ascii="Cambria Math" w:hAnsi="Cambria Math" w:cs="Arial"/>
                                    <w:sz w:val="24"/>
                                    <w:szCs w:val="24"/>
                                  </w:rPr>
                                  <m:t>h</m:t>
                                </m:r>
                              </m:e>
                            </m:d>
                          </m:sub>
                          <m:sup>
                            <m:r>
                              <w:rPr>
                                <w:rFonts w:ascii="Cambria Math" w:hAnsi="Cambria Math" w:cs="Arial"/>
                                <w:sz w:val="24"/>
                                <w:szCs w:val="24"/>
                              </w:rPr>
                              <m:t>2</m:t>
                            </m:r>
                          </m:sup>
                        </m:sSubSup>
                      </m:num>
                      <m:den>
                        <m:sSup>
                          <m:sSupPr>
                            <m:ctrlPr>
                              <w:rPr>
                                <w:rFonts w:ascii="Cambria Math" w:hAnsi="Cambria Math" w:cs="Arial"/>
                                <w:i/>
                                <w:sz w:val="24"/>
                                <w:szCs w:val="24"/>
                              </w:rPr>
                            </m:ctrlPr>
                          </m:sSupPr>
                          <m:e>
                            <m:acc>
                              <m:accPr>
                                <m:chr m:val="̅"/>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r>
                                      <w:rPr>
                                        <w:rFonts w:ascii="Cambria Math" w:hAnsi="Cambria Math" w:cs="Arial"/>
                                        <w:sz w:val="24"/>
                                        <w:szCs w:val="24"/>
                                      </w:rPr>
                                      <m:t>h</m:t>
                                    </m:r>
                                  </m:sub>
                                </m:sSub>
                              </m:e>
                            </m:acc>
                          </m:e>
                          <m:sup>
                            <m:r>
                              <w:rPr>
                                <w:rFonts w:ascii="Cambria Math" w:hAnsi="Cambria Math" w:cs="Arial"/>
                                <w:sz w:val="24"/>
                                <w:szCs w:val="24"/>
                              </w:rPr>
                              <m:t>2</m:t>
                            </m:r>
                          </m:sup>
                        </m:sSup>
                      </m:den>
                    </m:f>
                  </m:e>
                </m:d>
              </m:oMath>
            </m:oMathPara>
          </w:p>
        </w:tc>
        <w:tc>
          <w:tcPr>
            <w:tcW w:w="611" w:type="dxa"/>
            <w:vAlign w:val="center"/>
          </w:tcPr>
          <w:p w14:paraId="3ED93570" w14:textId="3633D45E" w:rsidR="00146A21" w:rsidRPr="00725EC0" w:rsidRDefault="00146A21" w:rsidP="00186B44">
            <w:pPr>
              <w:pStyle w:val="Textoindependiente"/>
              <w:spacing w:line="360" w:lineRule="auto"/>
              <w:jc w:val="center"/>
              <w:rPr>
                <w:rFonts w:ascii="Arial" w:hAnsi="Arial" w:cs="Arial"/>
                <w:lang w:val="es-ES_tradnl"/>
              </w:rPr>
            </w:pPr>
            <w:r w:rsidRPr="00725EC0">
              <w:rPr>
                <w:rFonts w:ascii="Arial" w:hAnsi="Arial" w:cs="Arial"/>
                <w:lang w:val="es-ES_tradnl"/>
              </w:rPr>
              <w:t>(</w:t>
            </w:r>
            <w:r w:rsidR="00F26434" w:rsidRPr="00725EC0">
              <w:rPr>
                <w:rFonts w:ascii="Arial" w:hAnsi="Arial" w:cs="Arial"/>
                <w:lang w:val="es-ES_tradnl"/>
              </w:rPr>
              <w:t>4</w:t>
            </w:r>
            <w:r w:rsidRPr="00725EC0">
              <w:rPr>
                <w:rFonts w:ascii="Arial" w:hAnsi="Arial" w:cs="Arial"/>
                <w:lang w:val="es-ES_tradnl"/>
              </w:rPr>
              <w:t>)</w:t>
            </w:r>
          </w:p>
        </w:tc>
      </w:tr>
    </w:tbl>
    <w:p w14:paraId="06A94C7A" w14:textId="50510E22" w:rsidR="00146A21" w:rsidRPr="00725EC0" w:rsidRDefault="00146A21" w:rsidP="00F81FC9">
      <w:pPr>
        <w:spacing w:after="280" w:line="276" w:lineRule="auto"/>
        <w:jc w:val="both"/>
        <w:rPr>
          <w:rFonts w:ascii="Arial" w:hAnsi="Arial" w:cs="Arial"/>
          <w:bCs/>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1"/>
      </w:tblGrid>
      <w:tr w:rsidR="00F26434" w:rsidRPr="00725EC0" w14:paraId="7A6D67E5" w14:textId="77777777" w:rsidTr="00186B44">
        <w:tc>
          <w:tcPr>
            <w:tcW w:w="8217" w:type="dxa"/>
            <w:vAlign w:val="center"/>
          </w:tcPr>
          <w:p w14:paraId="00504D49" w14:textId="20F94523" w:rsidR="00F26434" w:rsidRPr="00725EC0" w:rsidRDefault="00F90833" w:rsidP="00F26434">
            <w:pPr>
              <w:spacing w:line="276" w:lineRule="auto"/>
              <w:jc w:val="center"/>
              <w:rPr>
                <w:rFonts w:ascii="Arial" w:eastAsiaTheme="minorEastAsia" w:hAnsi="Arial" w:cs="Arial"/>
                <w:sz w:val="24"/>
                <w:szCs w:val="24"/>
              </w:rPr>
            </w:pPr>
            <m:oMathPara>
              <m:oMath>
                <m:sSub>
                  <m:sSubPr>
                    <m:ctrlPr>
                      <w:rPr>
                        <w:rFonts w:ascii="Cambria Math" w:hAnsi="Cambria Math" w:cs="Arial"/>
                        <w:sz w:val="24"/>
                        <w:szCs w:val="24"/>
                      </w:rPr>
                    </m:ctrlPr>
                  </m:sSubPr>
                  <m:e>
                    <m:r>
                      <m:rPr>
                        <m:sty m:val="p"/>
                      </m:rPr>
                      <w:rPr>
                        <w:rFonts w:ascii="Cambria Math" w:hAnsi="Cambria Math" w:cs="Arial"/>
                        <w:sz w:val="24"/>
                        <w:szCs w:val="24"/>
                      </w:rPr>
                      <m:t>C</m:t>
                    </m:r>
                  </m:e>
                  <m:sub>
                    <m:r>
                      <m:rPr>
                        <m:sty m:val="p"/>
                      </m:rPr>
                      <w:rPr>
                        <w:rFonts w:ascii="Cambria Math" w:hAnsi="Cambria Math" w:cs="Arial"/>
                        <w:sz w:val="24"/>
                        <w:szCs w:val="24"/>
                      </w:rPr>
                      <m:t>h.L</m:t>
                    </m:r>
                  </m:sub>
                </m:sSub>
                <m:r>
                  <m:rPr>
                    <m:sty m:val="p"/>
                  </m:rPr>
                  <w:rPr>
                    <w:rFonts w:ascii="Cambria Math" w:hAnsi="Cambria Math" w:cs="Arial"/>
                    <w:sz w:val="24"/>
                    <w:szCs w:val="24"/>
                  </w:rPr>
                  <m:t>=</m:t>
                </m:r>
                <m:d>
                  <m:dPr>
                    <m:ctrlPr>
                      <w:rPr>
                        <w:rFonts w:ascii="Cambria Math" w:hAnsi="Cambria Math" w:cs="Arial"/>
                        <w:sz w:val="24"/>
                        <w:szCs w:val="24"/>
                      </w:rPr>
                    </m:ctrlPr>
                  </m:dPr>
                  <m:e>
                    <m:f>
                      <m:fPr>
                        <m:ctrlPr>
                          <w:rPr>
                            <w:rFonts w:ascii="Cambria Math" w:hAnsi="Cambria Math" w:cs="Arial"/>
                            <w:i/>
                            <w:sz w:val="24"/>
                            <w:szCs w:val="24"/>
                          </w:rPr>
                        </m:ctrlPr>
                      </m:fPr>
                      <m:num>
                        <m:nary>
                          <m:naryPr>
                            <m:chr m:val="∑"/>
                            <m:limLoc m:val="subSup"/>
                            <m:supHide m:val="1"/>
                            <m:ctrlPr>
                              <w:rPr>
                                <w:rFonts w:ascii="Cambria Math" w:hAnsi="Cambria Math" w:cs="Arial"/>
                                <w:bCs/>
                                <w:i/>
                                <w:sz w:val="24"/>
                                <w:szCs w:val="24"/>
                              </w:rPr>
                            </m:ctrlPr>
                          </m:naryPr>
                          <m:sub>
                            <m:r>
                              <w:rPr>
                                <w:rFonts w:ascii="Cambria Math" w:hAnsi="Cambria Math" w:cs="Arial"/>
                                <w:sz w:val="24"/>
                                <w:szCs w:val="24"/>
                              </w:rPr>
                              <m:t>i∈</m:t>
                            </m:r>
                            <m:sSub>
                              <m:sSubPr>
                                <m:ctrlPr>
                                  <w:rPr>
                                    <w:rFonts w:ascii="Cambria Math" w:hAnsi="Cambria Math" w:cs="Arial"/>
                                    <w:bCs/>
                                    <w:i/>
                                    <w:sz w:val="24"/>
                                    <w:szCs w:val="24"/>
                                  </w:rPr>
                                </m:ctrlPr>
                              </m:sSubPr>
                              <m:e>
                                <m:r>
                                  <w:rPr>
                                    <w:rFonts w:ascii="Cambria Math" w:hAnsi="Cambria Math" w:cs="Arial"/>
                                    <w:sz w:val="24"/>
                                    <w:szCs w:val="24"/>
                                  </w:rPr>
                                  <m:t>N</m:t>
                                </m:r>
                              </m:e>
                              <m:sub>
                                <m:r>
                                  <w:rPr>
                                    <w:rFonts w:ascii="Cambria Math" w:hAnsi="Cambria Math" w:cs="Arial"/>
                                    <w:sz w:val="24"/>
                                    <w:szCs w:val="24"/>
                                  </w:rPr>
                                  <m:t>h</m:t>
                                </m:r>
                              </m:sub>
                            </m:sSub>
                          </m:sub>
                          <m:sup/>
                          <m:e>
                            <m:sSub>
                              <m:sSubPr>
                                <m:ctrlPr>
                                  <w:rPr>
                                    <w:rFonts w:ascii="Cambria Math" w:hAnsi="Cambria Math" w:cs="Arial"/>
                                    <w:bCs/>
                                    <w:i/>
                                    <w:sz w:val="24"/>
                                    <w:szCs w:val="24"/>
                                  </w:rPr>
                                </m:ctrlPr>
                              </m:sSubPr>
                              <m:e>
                                <m:r>
                                  <w:rPr>
                                    <w:rFonts w:ascii="Cambria Math" w:hAnsi="Cambria Math" w:cs="Arial"/>
                                    <w:sz w:val="24"/>
                                    <w:szCs w:val="24"/>
                                  </w:rPr>
                                  <m:t>M</m:t>
                                </m:r>
                              </m:e>
                              <m:sub>
                                <m:r>
                                  <w:rPr>
                                    <w:rFonts w:ascii="Cambria Math" w:hAnsi="Cambria Math" w:cs="Arial"/>
                                    <w:sz w:val="24"/>
                                    <w:szCs w:val="24"/>
                                  </w:rPr>
                                  <m:t>hi</m:t>
                                </m:r>
                              </m:sub>
                            </m:sSub>
                            <m:r>
                              <w:rPr>
                                <w:rFonts w:ascii="Cambria Math" w:hAnsi="Cambria Math" w:cs="Arial"/>
                                <w:sz w:val="24"/>
                                <w:szCs w:val="24"/>
                              </w:rPr>
                              <m:t>(1-</m:t>
                            </m:r>
                            <m:sSub>
                              <m:sSubPr>
                                <m:ctrlPr>
                                  <w:rPr>
                                    <w:rFonts w:ascii="Cambria Math" w:hAnsi="Cambria Math" w:cs="Arial"/>
                                    <w:bCs/>
                                    <w:i/>
                                    <w:sz w:val="24"/>
                                    <w:szCs w:val="24"/>
                                  </w:rPr>
                                </m:ctrlPr>
                              </m:sSubPr>
                              <m:e>
                                <m:r>
                                  <w:rPr>
                                    <w:rFonts w:ascii="Cambria Math" w:hAnsi="Cambria Math" w:cs="Arial"/>
                                    <w:sz w:val="24"/>
                                    <w:szCs w:val="24"/>
                                  </w:rPr>
                                  <m:t>f</m:t>
                                </m:r>
                              </m:e>
                              <m:sub>
                                <m:r>
                                  <w:rPr>
                                    <w:rFonts w:ascii="Cambria Math" w:hAnsi="Cambria Math" w:cs="Arial"/>
                                    <w:sz w:val="24"/>
                                    <w:szCs w:val="24"/>
                                  </w:rPr>
                                  <m:t>2</m:t>
                                </m:r>
                                <m:r>
                                  <w:rPr>
                                    <w:rFonts w:ascii="Cambria Math" w:hAnsi="Cambria Math" w:cs="Arial"/>
                                    <w:sz w:val="24"/>
                                    <w:szCs w:val="24"/>
                                  </w:rPr>
                                  <m:t>h</m:t>
                                </m:r>
                              </m:sub>
                            </m:sSub>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S</m:t>
                                </m:r>
                              </m:e>
                              <m:sub>
                                <m:r>
                                  <w:rPr>
                                    <w:rFonts w:ascii="Cambria Math" w:hAnsi="Cambria Math" w:cs="Arial"/>
                                    <w:sz w:val="24"/>
                                    <w:szCs w:val="24"/>
                                  </w:rPr>
                                  <m:t>UPM</m:t>
                                </m:r>
                                <m:d>
                                  <m:dPr>
                                    <m:ctrlPr>
                                      <w:rPr>
                                        <w:rFonts w:ascii="Cambria Math" w:hAnsi="Cambria Math" w:cs="Arial"/>
                                        <w:i/>
                                        <w:sz w:val="24"/>
                                        <w:szCs w:val="24"/>
                                      </w:rPr>
                                    </m:ctrlPr>
                                  </m:dPr>
                                  <m:e>
                                    <m:r>
                                      <w:rPr>
                                        <w:rFonts w:ascii="Cambria Math" w:hAnsi="Cambria Math" w:cs="Arial"/>
                                        <w:sz w:val="24"/>
                                        <w:szCs w:val="24"/>
                                      </w:rPr>
                                      <m:t>h</m:t>
                                    </m:r>
                                  </m:e>
                                </m:d>
                              </m:sub>
                              <m:sup>
                                <m:r>
                                  <w:rPr>
                                    <w:rFonts w:ascii="Cambria Math" w:hAnsi="Cambria Math" w:cs="Arial"/>
                                    <w:sz w:val="24"/>
                                    <w:szCs w:val="24"/>
                                  </w:rPr>
                                  <m:t>2</m:t>
                                </m:r>
                              </m:sup>
                            </m:sSubSup>
                          </m:e>
                        </m:nary>
                      </m:num>
                      <m:den>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h</m:t>
                            </m:r>
                          </m:sub>
                        </m:sSub>
                        <m:r>
                          <w:rPr>
                            <w:rFonts w:ascii="Cambria Math" w:hAnsi="Cambria Math" w:cs="Arial"/>
                            <w:sz w:val="24"/>
                            <w:szCs w:val="24"/>
                          </w:rPr>
                          <m:t xml:space="preserve"> </m:t>
                        </m:r>
                      </m:den>
                    </m:f>
                  </m:e>
                </m:d>
              </m:oMath>
            </m:oMathPara>
          </w:p>
          <w:p w14:paraId="75E355EC" w14:textId="557B9001" w:rsidR="00F26434" w:rsidRPr="00725EC0" w:rsidRDefault="00F26434" w:rsidP="00186B44">
            <w:pPr>
              <w:spacing w:line="276" w:lineRule="auto"/>
              <w:rPr>
                <w:rFonts w:ascii="Arial" w:eastAsiaTheme="minorEastAsia" w:hAnsi="Arial" w:cs="Arial"/>
                <w:sz w:val="24"/>
                <w:szCs w:val="24"/>
              </w:rPr>
            </w:pPr>
          </w:p>
        </w:tc>
        <w:tc>
          <w:tcPr>
            <w:tcW w:w="611" w:type="dxa"/>
            <w:vAlign w:val="center"/>
          </w:tcPr>
          <w:p w14:paraId="2D64430F" w14:textId="708ED793" w:rsidR="00F26434" w:rsidRPr="00725EC0" w:rsidRDefault="00F26434" w:rsidP="00186B44">
            <w:pPr>
              <w:pStyle w:val="Textoindependiente"/>
              <w:spacing w:line="360" w:lineRule="auto"/>
              <w:jc w:val="center"/>
              <w:rPr>
                <w:rFonts w:ascii="Arial" w:hAnsi="Arial" w:cs="Arial"/>
                <w:lang w:val="es-ES_tradnl"/>
              </w:rPr>
            </w:pPr>
            <w:r w:rsidRPr="00725EC0">
              <w:rPr>
                <w:rFonts w:ascii="Arial" w:hAnsi="Arial" w:cs="Arial"/>
                <w:lang w:val="es-ES_tradnl"/>
              </w:rPr>
              <w:t>(5)</w:t>
            </w:r>
          </w:p>
        </w:tc>
      </w:tr>
    </w:tbl>
    <w:p w14:paraId="13D493FC" w14:textId="5D3DF985" w:rsidR="00800A3C" w:rsidRPr="00725EC0" w:rsidRDefault="00800A3C" w:rsidP="00800A3C">
      <w:pPr>
        <w:spacing w:line="276" w:lineRule="auto"/>
        <w:rPr>
          <w:rFonts w:ascii="Arial" w:eastAsiaTheme="minorEastAsia" w:hAnsi="Arial" w:cs="Arial"/>
          <w:sz w:val="24"/>
          <w:szCs w:val="24"/>
        </w:rPr>
      </w:pPr>
    </w:p>
    <w:p w14:paraId="3C1A5278" w14:textId="0499E2FD" w:rsidR="00A53021" w:rsidRDefault="00800A3C" w:rsidP="00E64178">
      <w:pPr>
        <w:spacing w:line="276" w:lineRule="auto"/>
        <w:jc w:val="both"/>
        <w:rPr>
          <w:rFonts w:ascii="Arial" w:eastAsiaTheme="minorEastAsia" w:hAnsi="Arial" w:cs="Arial"/>
          <w:sz w:val="24"/>
          <w:szCs w:val="24"/>
        </w:rPr>
      </w:pPr>
      <w:r w:rsidRPr="00725EC0">
        <w:rPr>
          <w:rFonts w:ascii="Arial" w:eastAsiaTheme="minorEastAsia" w:hAnsi="Arial" w:cs="Arial"/>
          <w:sz w:val="24"/>
          <w:szCs w:val="24"/>
        </w:rPr>
        <w:t xml:space="preserve">Para </w:t>
      </w:r>
      <w:r w:rsidR="00F26434" w:rsidRPr="00725EC0">
        <w:rPr>
          <w:rFonts w:ascii="Arial" w:eastAsiaTheme="minorEastAsia" w:hAnsi="Arial" w:cs="Arial"/>
          <w:sz w:val="24"/>
          <w:szCs w:val="24"/>
        </w:rPr>
        <w:t>el</w:t>
      </w:r>
      <w:r w:rsidRPr="00725EC0">
        <w:rPr>
          <w:rFonts w:ascii="Arial" w:eastAsiaTheme="minorEastAsia" w:hAnsi="Arial" w:cs="Arial"/>
          <w:sz w:val="24"/>
          <w:szCs w:val="24"/>
        </w:rPr>
        <w:t xml:space="preserve"> </w:t>
      </w:r>
      <w:r w:rsidR="007C5458" w:rsidRPr="00725EC0">
        <w:rPr>
          <w:rFonts w:ascii="Arial" w:eastAsiaTheme="minorEastAsia" w:hAnsi="Arial" w:cs="Arial"/>
          <w:sz w:val="24"/>
          <w:szCs w:val="24"/>
        </w:rPr>
        <w:t>cálculo</w:t>
      </w:r>
      <w:r w:rsidRPr="00725EC0">
        <w:rPr>
          <w:rFonts w:ascii="Arial" w:eastAsiaTheme="minorEastAsia" w:hAnsi="Arial" w:cs="Arial"/>
          <w:sz w:val="24"/>
          <w:szCs w:val="24"/>
        </w:rPr>
        <w:t xml:space="preserve"> </w:t>
      </w:r>
      <w:r w:rsidR="00F26434" w:rsidRPr="00725EC0">
        <w:rPr>
          <w:rFonts w:ascii="Arial" w:eastAsiaTheme="minorEastAsia" w:hAnsi="Arial" w:cs="Arial"/>
          <w:sz w:val="24"/>
          <w:szCs w:val="24"/>
        </w:rPr>
        <w:t>del tamaño</w:t>
      </w:r>
      <w:r w:rsidRPr="00725EC0">
        <w:rPr>
          <w:rFonts w:ascii="Arial" w:eastAsiaTheme="minorEastAsia" w:hAnsi="Arial" w:cs="Arial"/>
          <w:sz w:val="24"/>
          <w:szCs w:val="24"/>
        </w:rPr>
        <w:t xml:space="preserve"> </w:t>
      </w:r>
      <w:r w:rsidR="00A113DA" w:rsidRPr="00725EC0">
        <w:rPr>
          <w:rFonts w:ascii="Arial" w:eastAsiaTheme="minorEastAsia" w:hAnsi="Arial" w:cs="Arial"/>
          <w:sz w:val="24"/>
          <w:szCs w:val="24"/>
        </w:rPr>
        <w:t>muestra</w:t>
      </w:r>
      <w:r w:rsidR="00F26434" w:rsidRPr="00725EC0">
        <w:rPr>
          <w:rFonts w:ascii="Arial" w:eastAsiaTheme="minorEastAsia" w:hAnsi="Arial" w:cs="Arial"/>
          <w:sz w:val="24"/>
          <w:szCs w:val="24"/>
        </w:rPr>
        <w:t>l</w:t>
      </w:r>
      <w:r w:rsidR="00A113DA" w:rsidRPr="00725EC0">
        <w:rPr>
          <w:rFonts w:ascii="Arial" w:eastAsiaTheme="minorEastAsia" w:hAnsi="Arial" w:cs="Arial"/>
          <w:sz w:val="24"/>
          <w:szCs w:val="24"/>
        </w:rPr>
        <w:t xml:space="preserve">, </w:t>
      </w:r>
      <w:r w:rsidR="0092404E" w:rsidRPr="00725EC0">
        <w:rPr>
          <w:rFonts w:ascii="Arial" w:eastAsiaTheme="minorEastAsia" w:hAnsi="Arial" w:cs="Arial"/>
          <w:sz w:val="24"/>
          <w:szCs w:val="24"/>
        </w:rPr>
        <w:t xml:space="preserve">se debe </w:t>
      </w:r>
      <w:r w:rsidR="00A113DA" w:rsidRPr="00725EC0">
        <w:rPr>
          <w:rFonts w:ascii="Arial" w:eastAsiaTheme="minorEastAsia" w:hAnsi="Arial" w:cs="Arial"/>
          <w:sz w:val="24"/>
          <w:szCs w:val="24"/>
        </w:rPr>
        <w:t>c</w:t>
      </w:r>
      <w:r w:rsidR="0092404E" w:rsidRPr="00725EC0">
        <w:rPr>
          <w:rFonts w:ascii="Arial" w:eastAsiaTheme="minorEastAsia" w:hAnsi="Arial" w:cs="Arial"/>
          <w:sz w:val="24"/>
          <w:szCs w:val="24"/>
        </w:rPr>
        <w:t>onsiderar que los</w:t>
      </w:r>
      <w:r w:rsidR="0092404E" w:rsidRPr="00725EC0">
        <w:rPr>
          <w:rFonts w:ascii="Arial" w:eastAsiaTheme="minorEastAsia" w:hAnsi="Arial" w:cs="Arial"/>
          <w:bCs/>
          <w:sz w:val="24"/>
          <w:szCs w:val="24"/>
        </w:rPr>
        <w:t xml:space="preserve"> lados de manzanas</w:t>
      </w:r>
      <w:r w:rsidR="00562AD4" w:rsidRPr="00725EC0">
        <w:rPr>
          <w:rFonts w:ascii="Arial" w:eastAsiaTheme="minorEastAsia" w:hAnsi="Arial" w:cs="Arial"/>
          <w:bCs/>
          <w:sz w:val="24"/>
          <w:szCs w:val="24"/>
        </w:rPr>
        <w:t xml:space="preserve"> </w:t>
      </w:r>
      <m:oMath>
        <m:sSub>
          <m:sSubPr>
            <m:ctrlPr>
              <w:rPr>
                <w:rFonts w:ascii="Cambria Math" w:hAnsi="Cambria Math" w:cs="Arial"/>
                <w:bCs/>
                <w:i/>
                <w:sz w:val="24"/>
                <w:szCs w:val="24"/>
              </w:rPr>
            </m:ctrlPr>
          </m:sSubPr>
          <m:e>
            <m:r>
              <w:rPr>
                <w:rFonts w:ascii="Cambria Math" w:hAnsi="Cambria Math" w:cs="Arial"/>
                <w:sz w:val="24"/>
                <w:szCs w:val="24"/>
              </w:rPr>
              <m:t>(M</m:t>
            </m:r>
          </m:e>
          <m:sub>
            <m:r>
              <w:rPr>
                <w:rFonts w:ascii="Cambria Math" w:hAnsi="Cambria Math" w:cs="Arial"/>
                <w:sz w:val="24"/>
                <w:szCs w:val="24"/>
              </w:rPr>
              <m:t>hi</m:t>
            </m:r>
          </m:sub>
        </m:sSub>
        <m:r>
          <w:rPr>
            <w:rFonts w:ascii="Cambria Math" w:hAnsi="Cambria Math" w:cs="Arial"/>
            <w:sz w:val="24"/>
            <w:szCs w:val="24"/>
          </w:rPr>
          <m:t>)</m:t>
        </m:r>
      </m:oMath>
      <w:r w:rsidR="0092404E" w:rsidRPr="00725EC0">
        <w:rPr>
          <w:rFonts w:ascii="Arial" w:eastAsiaTheme="minorEastAsia" w:hAnsi="Arial" w:cs="Arial"/>
          <w:bCs/>
          <w:sz w:val="24"/>
          <w:szCs w:val="24"/>
        </w:rPr>
        <w:t xml:space="preserve"> se </w:t>
      </w:r>
      <w:r w:rsidR="00A9224C" w:rsidRPr="00725EC0">
        <w:rPr>
          <w:rFonts w:ascii="Arial" w:eastAsiaTheme="minorEastAsia" w:hAnsi="Arial" w:cs="Arial"/>
          <w:bCs/>
          <w:sz w:val="24"/>
          <w:szCs w:val="24"/>
        </w:rPr>
        <w:t>asumen</w:t>
      </w:r>
      <w:r w:rsidR="0092404E" w:rsidRPr="00725EC0">
        <w:rPr>
          <w:rFonts w:ascii="Arial" w:eastAsiaTheme="minorEastAsia" w:hAnsi="Arial" w:cs="Arial"/>
          <w:bCs/>
          <w:sz w:val="24"/>
          <w:szCs w:val="24"/>
        </w:rPr>
        <w:t xml:space="preserve"> constante</w:t>
      </w:r>
      <w:r w:rsidR="00A9224C">
        <w:rPr>
          <w:rFonts w:ascii="Arial" w:eastAsiaTheme="minorEastAsia" w:hAnsi="Arial" w:cs="Arial"/>
          <w:bCs/>
          <w:sz w:val="24"/>
          <w:szCs w:val="24"/>
        </w:rPr>
        <w:t>s</w:t>
      </w:r>
      <w:r w:rsidR="0092404E" w:rsidRPr="00725EC0">
        <w:rPr>
          <w:rFonts w:ascii="Arial" w:eastAsiaTheme="minorEastAsia" w:hAnsi="Arial" w:cs="Arial"/>
          <w:bCs/>
          <w:sz w:val="24"/>
          <w:szCs w:val="24"/>
        </w:rPr>
        <w:t xml:space="preserve"> e igual a 1 </w:t>
      </w:r>
      <w:r w:rsidR="00A53021" w:rsidRPr="00725EC0">
        <w:rPr>
          <w:rFonts w:ascii="Arial" w:eastAsiaTheme="minorEastAsia" w:hAnsi="Arial" w:cs="Arial"/>
          <w:bCs/>
          <w:sz w:val="24"/>
          <w:szCs w:val="24"/>
        </w:rPr>
        <w:t>debido</w:t>
      </w:r>
      <w:r w:rsidR="0092404E" w:rsidRPr="00725EC0">
        <w:rPr>
          <w:rFonts w:ascii="Arial" w:eastAsiaTheme="minorEastAsia" w:hAnsi="Arial" w:cs="Arial"/>
          <w:bCs/>
          <w:sz w:val="24"/>
          <w:szCs w:val="24"/>
        </w:rPr>
        <w:t xml:space="preserve"> </w:t>
      </w:r>
      <w:r w:rsidR="00562AD4" w:rsidRPr="00725EC0">
        <w:rPr>
          <w:rFonts w:ascii="Arial" w:eastAsiaTheme="minorEastAsia" w:hAnsi="Arial" w:cs="Arial"/>
          <w:bCs/>
          <w:sz w:val="24"/>
          <w:szCs w:val="24"/>
        </w:rPr>
        <w:t>a</w:t>
      </w:r>
      <w:r w:rsidR="0092404E" w:rsidRPr="00725EC0">
        <w:rPr>
          <w:rFonts w:ascii="Arial" w:eastAsiaTheme="minorEastAsia" w:hAnsi="Arial" w:cs="Arial"/>
          <w:bCs/>
          <w:sz w:val="24"/>
          <w:szCs w:val="24"/>
        </w:rPr>
        <w:t xml:space="preserve">l desconocimiento de las </w:t>
      </w:r>
      <w:r w:rsidR="00A53021" w:rsidRPr="00725EC0">
        <w:rPr>
          <w:rFonts w:ascii="Arial" w:eastAsiaTheme="minorEastAsia" w:hAnsi="Arial" w:cs="Arial"/>
          <w:bCs/>
          <w:sz w:val="24"/>
          <w:szCs w:val="24"/>
        </w:rPr>
        <w:t>estructuras</w:t>
      </w:r>
      <w:r w:rsidR="0092404E" w:rsidRPr="00725EC0">
        <w:rPr>
          <w:rFonts w:ascii="Arial" w:eastAsiaTheme="minorEastAsia" w:hAnsi="Arial" w:cs="Arial"/>
          <w:bCs/>
          <w:sz w:val="24"/>
          <w:szCs w:val="24"/>
        </w:rPr>
        <w:t xml:space="preserve"> municipales y subregionales</w:t>
      </w:r>
      <w:r w:rsidR="00562AD4" w:rsidRPr="00725EC0">
        <w:rPr>
          <w:rFonts w:ascii="Arial" w:eastAsiaTheme="minorEastAsia" w:hAnsi="Arial" w:cs="Arial"/>
          <w:bCs/>
          <w:sz w:val="24"/>
          <w:szCs w:val="24"/>
        </w:rPr>
        <w:t>,</w:t>
      </w:r>
      <w:r w:rsidR="00B06208" w:rsidRPr="00725EC0">
        <w:rPr>
          <w:rFonts w:ascii="Arial" w:eastAsiaTheme="minorEastAsia" w:hAnsi="Arial" w:cs="Arial"/>
          <w:bCs/>
          <w:sz w:val="24"/>
          <w:szCs w:val="24"/>
        </w:rPr>
        <w:t xml:space="preserve"> al igual que </w:t>
      </w:r>
      <w:r w:rsidR="00562AD4" w:rsidRPr="00725EC0">
        <w:rPr>
          <w:rFonts w:ascii="Arial" w:eastAsiaTheme="minorEastAsia" w:hAnsi="Arial" w:cs="Arial"/>
          <w:bCs/>
          <w:sz w:val="24"/>
          <w:szCs w:val="24"/>
        </w:rPr>
        <w:t xml:space="preserve">la expresión </w:t>
      </w:r>
      <m:oMath>
        <m:r>
          <w:rPr>
            <w:rFonts w:ascii="Cambria Math" w:hAnsi="Cambria Math" w:cs="Arial"/>
            <w:sz w:val="24"/>
            <w:szCs w:val="24"/>
          </w:rPr>
          <m:t>(1-</m:t>
        </m:r>
        <m:sSub>
          <m:sSubPr>
            <m:ctrlPr>
              <w:rPr>
                <w:rFonts w:ascii="Cambria Math" w:hAnsi="Cambria Math" w:cs="Arial"/>
                <w:bCs/>
                <w:i/>
                <w:sz w:val="24"/>
                <w:szCs w:val="24"/>
              </w:rPr>
            </m:ctrlPr>
          </m:sSubPr>
          <m:e>
            <m:r>
              <w:rPr>
                <w:rFonts w:ascii="Cambria Math" w:hAnsi="Cambria Math" w:cs="Arial"/>
                <w:sz w:val="24"/>
                <w:szCs w:val="24"/>
              </w:rPr>
              <m:t>f</m:t>
            </m:r>
          </m:e>
          <m:sub>
            <m:r>
              <w:rPr>
                <w:rFonts w:ascii="Cambria Math" w:hAnsi="Cambria Math" w:cs="Arial"/>
                <w:sz w:val="24"/>
                <w:szCs w:val="24"/>
              </w:rPr>
              <m:t>2</m:t>
            </m:r>
            <m:r>
              <w:rPr>
                <w:rFonts w:ascii="Cambria Math" w:hAnsi="Cambria Math" w:cs="Arial"/>
                <w:sz w:val="24"/>
                <w:szCs w:val="24"/>
              </w:rPr>
              <m:t>h</m:t>
            </m:r>
          </m:sub>
        </m:sSub>
        <m:r>
          <w:rPr>
            <w:rFonts w:ascii="Cambria Math" w:hAnsi="Cambria Math" w:cs="Arial"/>
            <w:sz w:val="24"/>
            <w:szCs w:val="24"/>
          </w:rPr>
          <m:t>)</m:t>
        </m:r>
      </m:oMath>
      <w:r w:rsidR="00B06208" w:rsidRPr="00725EC0">
        <w:rPr>
          <w:rFonts w:ascii="Arial" w:eastAsiaTheme="minorEastAsia" w:hAnsi="Arial" w:cs="Arial"/>
          <w:sz w:val="24"/>
          <w:szCs w:val="24"/>
        </w:rPr>
        <w:t xml:space="preserve">, la cual </w:t>
      </w:r>
      <w:r w:rsidR="0092404E" w:rsidRPr="00725EC0">
        <w:rPr>
          <w:rFonts w:ascii="Arial" w:eastAsiaTheme="minorEastAsia" w:hAnsi="Arial" w:cs="Arial"/>
          <w:sz w:val="24"/>
          <w:szCs w:val="24"/>
        </w:rPr>
        <w:t>se asume proporcional e igual a 0.5.</w:t>
      </w:r>
      <w:r w:rsidR="00E64178" w:rsidRPr="00725EC0">
        <w:rPr>
          <w:rFonts w:ascii="Arial" w:eastAsiaTheme="minorEastAsia" w:hAnsi="Arial" w:cs="Arial"/>
          <w:sz w:val="24"/>
          <w:szCs w:val="24"/>
        </w:rPr>
        <w:t xml:space="preserve"> </w:t>
      </w:r>
    </w:p>
    <w:p w14:paraId="56EF4DD0" w14:textId="3D357240" w:rsidR="00A53021" w:rsidRDefault="00B06208" w:rsidP="00E64178">
      <w:pPr>
        <w:spacing w:line="276" w:lineRule="auto"/>
        <w:jc w:val="both"/>
        <w:rPr>
          <w:rFonts w:ascii="Arial" w:eastAsiaTheme="minorEastAsia" w:hAnsi="Arial" w:cs="Arial"/>
          <w:bCs/>
          <w:sz w:val="24"/>
          <w:szCs w:val="24"/>
        </w:rPr>
      </w:pPr>
      <w:r w:rsidRPr="00725EC0">
        <w:rPr>
          <w:rFonts w:ascii="Arial" w:eastAsiaTheme="minorEastAsia" w:hAnsi="Arial" w:cs="Arial"/>
          <w:sz w:val="24"/>
          <w:szCs w:val="24"/>
        </w:rPr>
        <w:t>El peso del conglomerado dentro de la subregión (</w:t>
      </w:r>
      <m:oMath>
        <m:sSub>
          <m:sSubPr>
            <m:ctrlPr>
              <w:rPr>
                <w:rFonts w:ascii="Cambria Math" w:hAnsi="Cambria Math" w:cs="Arial"/>
                <w:bCs/>
                <w:i/>
                <w:sz w:val="24"/>
                <w:szCs w:val="24"/>
              </w:rPr>
            </m:ctrlPr>
          </m:sSubPr>
          <m:e>
            <m:r>
              <w:rPr>
                <w:rFonts w:ascii="Cambria Math" w:hAnsi="Cambria Math" w:cs="Arial"/>
                <w:sz w:val="24"/>
                <w:szCs w:val="24"/>
              </w:rPr>
              <m:t>w</m:t>
            </m:r>
          </m:e>
          <m:sub>
            <m:r>
              <w:rPr>
                <w:rFonts w:ascii="Cambria Math" w:hAnsi="Cambria Math" w:cs="Arial"/>
                <w:sz w:val="24"/>
                <w:szCs w:val="24"/>
              </w:rPr>
              <m:t>h.L</m:t>
            </m:r>
          </m:sub>
        </m:sSub>
      </m:oMath>
      <w:r w:rsidRPr="00725EC0">
        <w:rPr>
          <w:rFonts w:ascii="Arial" w:eastAsiaTheme="minorEastAsia" w:hAnsi="Arial" w:cs="Arial"/>
          <w:bCs/>
          <w:sz w:val="24"/>
          <w:szCs w:val="24"/>
        </w:rPr>
        <w:t>)</w:t>
      </w:r>
      <w:r w:rsidR="00E64178" w:rsidRPr="00725EC0">
        <w:rPr>
          <w:rFonts w:ascii="Arial" w:eastAsiaTheme="minorEastAsia" w:hAnsi="Arial" w:cs="Arial"/>
          <w:bCs/>
          <w:sz w:val="24"/>
          <w:szCs w:val="24"/>
        </w:rPr>
        <w:t xml:space="preserve"> se plantea </w:t>
      </w:r>
      <w:r w:rsidRPr="00725EC0">
        <w:rPr>
          <w:rFonts w:ascii="Arial" w:eastAsiaTheme="minorEastAsia" w:hAnsi="Arial" w:cs="Arial"/>
          <w:bCs/>
          <w:sz w:val="24"/>
          <w:szCs w:val="24"/>
        </w:rPr>
        <w:t xml:space="preserve">equidistribuidocon valor de </w:t>
      </w:r>
      <m:oMath>
        <m:r>
          <w:rPr>
            <w:rFonts w:ascii="Cambria Math" w:eastAsiaTheme="minorEastAsia" w:hAnsi="Cambria Math" w:cs="Arial"/>
            <w:sz w:val="24"/>
            <w:szCs w:val="24"/>
          </w:rPr>
          <m:t>1/7</m:t>
        </m:r>
      </m:oMath>
      <w:r w:rsidR="00E64178" w:rsidRPr="00725EC0">
        <w:rPr>
          <w:rFonts w:ascii="Arial" w:eastAsiaTheme="minorEastAsia" w:hAnsi="Arial" w:cs="Arial"/>
          <w:bCs/>
          <w:sz w:val="24"/>
          <w:szCs w:val="24"/>
        </w:rPr>
        <w:t xml:space="preserve"> y</w:t>
      </w:r>
      <w:r w:rsidRPr="00725EC0">
        <w:rPr>
          <w:rFonts w:ascii="Arial" w:eastAsiaTheme="minorEastAsia" w:hAnsi="Arial" w:cs="Arial"/>
          <w:bCs/>
          <w:sz w:val="24"/>
          <w:szCs w:val="24"/>
        </w:rPr>
        <w:t>,</w:t>
      </w:r>
      <w:r w:rsidR="00E64178" w:rsidRPr="00725EC0">
        <w:rPr>
          <w:rFonts w:ascii="Arial" w:eastAsiaTheme="minorEastAsia" w:hAnsi="Arial" w:cs="Arial"/>
          <w:bCs/>
          <w:sz w:val="24"/>
          <w:szCs w:val="24"/>
        </w:rPr>
        <w:t xml:space="preserve"> con respecto a los municipios</w:t>
      </w:r>
      <w:r w:rsidRPr="00725EC0">
        <w:rPr>
          <w:rFonts w:ascii="Arial" w:eastAsiaTheme="minorEastAsia" w:hAnsi="Arial" w:cs="Arial"/>
          <w:bCs/>
          <w:sz w:val="24"/>
          <w:szCs w:val="24"/>
        </w:rPr>
        <w:t>,</w:t>
      </w:r>
      <w:r w:rsidR="00E64178" w:rsidRPr="00725EC0">
        <w:rPr>
          <w:rFonts w:ascii="Arial" w:eastAsiaTheme="minorEastAsia" w:hAnsi="Arial" w:cs="Arial"/>
          <w:bCs/>
          <w:sz w:val="24"/>
          <w:szCs w:val="24"/>
        </w:rPr>
        <w:t xml:space="preserve"> será la proporción del peso </w:t>
      </w:r>
      <w:r w:rsidRPr="00725EC0">
        <w:rPr>
          <w:rFonts w:ascii="Arial" w:eastAsiaTheme="minorEastAsia" w:hAnsi="Arial" w:cs="Arial"/>
          <w:bCs/>
          <w:sz w:val="24"/>
          <w:szCs w:val="24"/>
        </w:rPr>
        <w:t>que estos presentan</w:t>
      </w:r>
      <w:r w:rsidR="00E64178" w:rsidRPr="00725EC0">
        <w:rPr>
          <w:rFonts w:ascii="Arial" w:eastAsiaTheme="minorEastAsia" w:hAnsi="Arial" w:cs="Arial"/>
          <w:bCs/>
          <w:sz w:val="24"/>
          <w:szCs w:val="24"/>
        </w:rPr>
        <w:t xml:space="preserve"> con respecto al total de </w:t>
      </w:r>
      <w:r w:rsidR="00A9224C">
        <w:rPr>
          <w:rFonts w:ascii="Arial" w:eastAsiaTheme="minorEastAsia" w:hAnsi="Arial" w:cs="Arial"/>
          <w:bCs/>
          <w:sz w:val="24"/>
          <w:szCs w:val="24"/>
        </w:rPr>
        <w:t>u</w:t>
      </w:r>
      <w:r w:rsidR="009B2AFE" w:rsidRPr="00725EC0">
        <w:rPr>
          <w:rFonts w:ascii="Arial" w:eastAsiaTheme="minorEastAsia" w:hAnsi="Arial" w:cs="Arial"/>
          <w:bCs/>
          <w:sz w:val="24"/>
          <w:szCs w:val="24"/>
        </w:rPr>
        <w:t>nidades residenciales</w:t>
      </w:r>
      <w:r w:rsidR="00AE1E63" w:rsidRPr="00725EC0">
        <w:rPr>
          <w:rFonts w:ascii="Arial" w:eastAsiaTheme="minorEastAsia" w:hAnsi="Arial" w:cs="Arial"/>
          <w:bCs/>
          <w:sz w:val="24"/>
          <w:szCs w:val="24"/>
        </w:rPr>
        <w:t>.</w:t>
      </w:r>
      <w:r w:rsidR="00E64178" w:rsidRPr="00725EC0">
        <w:rPr>
          <w:rFonts w:ascii="Arial" w:eastAsiaTheme="minorEastAsia" w:hAnsi="Arial" w:cs="Arial"/>
          <w:bCs/>
          <w:sz w:val="24"/>
          <w:szCs w:val="24"/>
        </w:rPr>
        <w:t xml:space="preserve"> </w:t>
      </w:r>
      <w:r w:rsidR="00EC1EFB">
        <w:rPr>
          <w:rFonts w:ascii="Arial" w:eastAsiaTheme="minorEastAsia" w:hAnsi="Arial" w:cs="Arial"/>
          <w:bCs/>
          <w:sz w:val="24"/>
          <w:szCs w:val="24"/>
        </w:rPr>
        <w:t xml:space="preserve">La varianza asociada al error </w:t>
      </w:r>
      <w:r w:rsidR="00EC1EFB" w:rsidRPr="00563E49">
        <w:rPr>
          <w:rFonts w:ascii="Arial" w:eastAsiaTheme="minorEastAsia" w:hAnsi="Arial" w:cs="Arial"/>
          <w:bCs/>
          <w:sz w:val="24"/>
          <w:szCs w:val="24"/>
        </w:rPr>
        <w:t xml:space="preserve">muestral </w:t>
      </w:r>
      <m:oMath>
        <m:r>
          <w:rPr>
            <w:rFonts w:ascii="Cambria Math" w:eastAsiaTheme="minorEastAsia" w:hAnsi="Cambria Math" w:cs="Arial"/>
            <w:sz w:val="24"/>
            <w:szCs w:val="24"/>
            <w:rPrChange w:id="30" w:author="Cristian Eduardo García Bermúdez" w:date="2022-03-13T19:57:00Z">
              <w:rPr>
                <w:rFonts w:ascii="Cambria Math" w:eastAsiaTheme="minorEastAsia" w:hAnsi="Cambria Math" w:cs="Arial"/>
                <w:sz w:val="24"/>
                <w:szCs w:val="24"/>
                <w:highlight w:val="yellow"/>
              </w:rPr>
            </w:rPrChange>
          </w:rPr>
          <m:t>V</m:t>
        </m:r>
        <m:d>
          <m:dPr>
            <m:ctrlPr>
              <w:rPr>
                <w:rFonts w:ascii="Cambria Math" w:eastAsiaTheme="minorEastAsia" w:hAnsi="Cambria Math" w:cs="Arial"/>
                <w:i/>
                <w:sz w:val="24"/>
                <w:szCs w:val="24"/>
              </w:rPr>
            </m:ctrlPr>
          </m:dPr>
          <m:e>
            <m:acc>
              <m:accPr>
                <m:ctrlPr>
                  <w:rPr>
                    <w:rFonts w:ascii="Cambria Math" w:eastAsiaTheme="minorEastAsia" w:hAnsi="Cambria Math" w:cs="Arial"/>
                    <w:i/>
                    <w:sz w:val="24"/>
                    <w:szCs w:val="24"/>
                  </w:rPr>
                </m:ctrlPr>
              </m:accPr>
              <m:e>
                <m:r>
                  <w:rPr>
                    <w:rFonts w:ascii="Cambria Math" w:eastAsiaTheme="minorEastAsia" w:hAnsi="Cambria Math" w:cs="Arial"/>
                    <w:sz w:val="24"/>
                    <w:szCs w:val="24"/>
                  </w:rPr>
                  <m:t>P</m:t>
                </m:r>
              </m:e>
            </m:acc>
          </m:e>
        </m:d>
        <m:r>
          <w:rPr>
            <w:rFonts w:ascii="Cambria Math" w:eastAsiaTheme="minorEastAsia" w:hAnsi="Cambria Math" w:cs="Arial"/>
            <w:sz w:val="24"/>
            <w:szCs w:val="24"/>
            <w:rPrChange w:id="31" w:author="Cristian Eduardo García Bermúdez" w:date="2022-03-13T19:57:00Z">
              <w:rPr>
                <w:rFonts w:ascii="Cambria Math" w:eastAsiaTheme="minorEastAsia" w:hAnsi="Cambria Math" w:cs="Arial"/>
                <w:sz w:val="24"/>
                <w:szCs w:val="24"/>
                <w:highlight w:val="yellow"/>
              </w:rPr>
            </w:rPrChange>
          </w:rPr>
          <m:t>=0.003718</m:t>
        </m:r>
        <m:r>
          <w:rPr>
            <w:rFonts w:ascii="Cambria Math" w:eastAsiaTheme="minorEastAsia" w:hAnsi="Cambria Math" w:cs="Arial"/>
            <w:sz w:val="24"/>
            <w:szCs w:val="24"/>
          </w:rPr>
          <m:t>.</m:t>
        </m:r>
      </m:oMath>
    </w:p>
    <w:p w14:paraId="216473FB" w14:textId="26AB3739" w:rsidR="0092404E" w:rsidRPr="00725EC0" w:rsidRDefault="00EC1EFB" w:rsidP="00E64178">
      <w:pPr>
        <w:spacing w:line="276" w:lineRule="auto"/>
        <w:jc w:val="both"/>
        <w:rPr>
          <w:rFonts w:ascii="Arial" w:eastAsiaTheme="minorEastAsia" w:hAnsi="Arial" w:cs="Arial"/>
          <w:sz w:val="24"/>
          <w:szCs w:val="24"/>
        </w:rPr>
      </w:pPr>
      <w:r w:rsidRPr="00563E49">
        <w:rPr>
          <w:rFonts w:ascii="Arial" w:eastAsiaTheme="minorEastAsia" w:hAnsi="Arial" w:cs="Arial"/>
          <w:sz w:val="24"/>
          <w:szCs w:val="24"/>
          <w:rPrChange w:id="32" w:author="Cristian Eduardo García Bermúdez" w:date="2022-03-13T19:57:00Z">
            <w:rPr>
              <w:rFonts w:ascii="Arial" w:eastAsiaTheme="minorEastAsia" w:hAnsi="Arial" w:cs="Arial"/>
              <w:sz w:val="24"/>
              <w:szCs w:val="24"/>
              <w:highlight w:val="yellow"/>
            </w:rPr>
          </w:rPrChange>
        </w:rPr>
        <w:t xml:space="preserve">Finalmente </w:t>
      </w:r>
      <m:oMath>
        <m:sSub>
          <m:sSubPr>
            <m:ctrlPr>
              <w:rPr>
                <w:rFonts w:ascii="Cambria Math" w:hAnsi="Cambria Math" w:cs="Arial"/>
                <w:sz w:val="24"/>
                <w:szCs w:val="24"/>
              </w:rPr>
            </m:ctrlPr>
          </m:sSubPr>
          <m:e>
            <m:r>
              <w:rPr>
                <w:rFonts w:ascii="Cambria Math" w:hAnsi="Cambria Math" w:cs="Arial"/>
                <w:sz w:val="24"/>
                <w:szCs w:val="24"/>
                <w:rPrChange w:id="33" w:author="Cristian Eduardo García Bermúdez" w:date="2022-03-13T19:57:00Z">
                  <w:rPr>
                    <w:rFonts w:ascii="Cambria Math" w:hAnsi="Cambria Math" w:cs="Arial"/>
                    <w:sz w:val="24"/>
                    <w:szCs w:val="24"/>
                    <w:highlight w:val="yellow"/>
                  </w:rPr>
                </w:rPrChange>
              </w:rPr>
              <m:t>B</m:t>
            </m:r>
          </m:e>
          <m:sub>
            <m:r>
              <w:rPr>
                <w:rFonts w:ascii="Cambria Math" w:hAnsi="Cambria Math" w:cs="Arial"/>
                <w:sz w:val="24"/>
                <w:szCs w:val="24"/>
                <w:rPrChange w:id="34" w:author="Cristian Eduardo García Bermúdez" w:date="2022-03-13T19:57:00Z">
                  <w:rPr>
                    <w:rFonts w:ascii="Cambria Math" w:hAnsi="Cambria Math" w:cs="Arial"/>
                    <w:sz w:val="24"/>
                    <w:szCs w:val="24"/>
                    <w:highlight w:val="yellow"/>
                  </w:rPr>
                </w:rPrChange>
              </w:rPr>
              <m:t>h</m:t>
            </m:r>
          </m:sub>
        </m:sSub>
      </m:oMath>
      <w:r w:rsidR="00BD5599" w:rsidRPr="00563E49">
        <w:rPr>
          <w:rFonts w:ascii="Arial" w:eastAsiaTheme="minorEastAsia" w:hAnsi="Arial" w:cs="Arial"/>
          <w:sz w:val="24"/>
          <w:szCs w:val="24"/>
          <w:rPrChange w:id="35" w:author="Cristian Eduardo García Bermúdez" w:date="2022-03-13T19:57:00Z">
            <w:rPr>
              <w:rFonts w:ascii="Arial" w:eastAsiaTheme="minorEastAsia" w:hAnsi="Arial" w:cs="Arial"/>
              <w:sz w:val="24"/>
              <w:szCs w:val="24"/>
              <w:highlight w:val="yellow"/>
            </w:rPr>
          </w:rPrChange>
        </w:rPr>
        <w:t xml:space="preserve"> es</w:t>
      </w:r>
      <w:r w:rsidR="00BD5599" w:rsidRPr="00725EC0">
        <w:rPr>
          <w:rFonts w:ascii="Arial" w:eastAsiaTheme="minorEastAsia" w:hAnsi="Arial" w:cs="Arial"/>
          <w:sz w:val="24"/>
          <w:szCs w:val="24"/>
        </w:rPr>
        <w:t xml:space="preserve"> equivalente a la razón entre la varainza global y el promedio global</w:t>
      </w:r>
      <w:r w:rsidR="00AE1E63" w:rsidRPr="00725EC0">
        <w:rPr>
          <w:rFonts w:ascii="Arial" w:eastAsiaTheme="minorEastAsia" w:hAnsi="Arial" w:cs="Arial"/>
          <w:sz w:val="24"/>
          <w:szCs w:val="24"/>
        </w:rPr>
        <w:t>,</w:t>
      </w:r>
      <w:r w:rsidR="00BD5599" w:rsidRPr="00725EC0">
        <w:rPr>
          <w:rFonts w:ascii="Arial" w:eastAsiaTheme="minorEastAsia" w:hAnsi="Arial" w:cs="Arial"/>
          <w:sz w:val="24"/>
          <w:szCs w:val="24"/>
        </w:rPr>
        <w:t xml:space="preserve"> ya que se considera la suma desagregada por estrato y conglomerado</w:t>
      </w:r>
      <w:r w:rsidR="00AE1E63" w:rsidRPr="00725EC0">
        <w:rPr>
          <w:rFonts w:ascii="Arial" w:eastAsiaTheme="minorEastAsia" w:hAnsi="Arial" w:cs="Arial"/>
          <w:sz w:val="24"/>
          <w:szCs w:val="24"/>
        </w:rPr>
        <w:t xml:space="preserve">. Los resultados globales de la estimación de la </w:t>
      </w:r>
      <w:r w:rsidR="00BD5599" w:rsidRPr="00725EC0">
        <w:rPr>
          <w:rFonts w:ascii="Arial" w:eastAsiaTheme="minorEastAsia" w:hAnsi="Arial" w:cs="Arial"/>
          <w:sz w:val="24"/>
          <w:szCs w:val="24"/>
        </w:rPr>
        <w:t>medida</w:t>
      </w:r>
      <w:r w:rsidR="0068784E" w:rsidRPr="00725EC0">
        <w:rPr>
          <w:rFonts w:ascii="Arial" w:eastAsiaTheme="minorEastAsia" w:hAnsi="Arial" w:cs="Arial"/>
          <w:sz w:val="24"/>
          <w:szCs w:val="24"/>
        </w:rPr>
        <w:t xml:space="preserve"> y la varianza para la muestra</w:t>
      </w:r>
      <w:r w:rsidR="00BD5599" w:rsidRPr="00725EC0">
        <w:rPr>
          <w:rFonts w:ascii="Arial" w:eastAsiaTheme="minorEastAsia" w:hAnsi="Arial" w:cs="Arial"/>
          <w:sz w:val="24"/>
          <w:szCs w:val="24"/>
        </w:rPr>
        <w:t xml:space="preserve"> se </w:t>
      </w:r>
      <w:r w:rsidR="0068784E" w:rsidRPr="00725EC0">
        <w:rPr>
          <w:rFonts w:ascii="Arial" w:eastAsiaTheme="minorEastAsia" w:hAnsi="Arial" w:cs="Arial"/>
          <w:sz w:val="24"/>
          <w:szCs w:val="24"/>
        </w:rPr>
        <w:t>presentaron</w:t>
      </w:r>
      <w:r w:rsidR="00BD5599" w:rsidRPr="00725EC0">
        <w:rPr>
          <w:rFonts w:ascii="Arial" w:eastAsiaTheme="minorEastAsia" w:hAnsi="Arial" w:cs="Arial"/>
          <w:sz w:val="24"/>
          <w:szCs w:val="24"/>
        </w:rPr>
        <w:t xml:space="preserve"> en la </w:t>
      </w:r>
      <w:r w:rsidR="0068784E" w:rsidRPr="00725EC0">
        <w:rPr>
          <w:rFonts w:ascii="Arial" w:eastAsiaTheme="minorEastAsia" w:hAnsi="Arial" w:cs="Arial"/>
          <w:sz w:val="24"/>
          <w:szCs w:val="24"/>
        </w:rPr>
        <w:t>T</w:t>
      </w:r>
      <w:r w:rsidR="00BD5599" w:rsidRPr="00725EC0">
        <w:rPr>
          <w:rFonts w:ascii="Arial" w:eastAsiaTheme="minorEastAsia" w:hAnsi="Arial" w:cs="Arial"/>
          <w:sz w:val="24"/>
          <w:szCs w:val="24"/>
        </w:rPr>
        <w:t>abla 3</w:t>
      </w:r>
      <w:r w:rsidR="0068784E" w:rsidRPr="00725EC0">
        <w:rPr>
          <w:rFonts w:ascii="Arial" w:eastAsiaTheme="minorEastAsia" w:hAnsi="Arial" w:cs="Arial"/>
          <w:sz w:val="24"/>
          <w:szCs w:val="24"/>
        </w:rPr>
        <w:t>; sin embargo, el desarrollo estadístico del diseño muestral se relaciona a continuación:</w:t>
      </w:r>
    </w:p>
    <w:p w14:paraId="09F68B7E" w14:textId="60A3C29D" w:rsidR="0092404E" w:rsidRPr="00725EC0" w:rsidRDefault="00F90833" w:rsidP="0092404E">
      <w:pPr>
        <w:spacing w:line="276" w:lineRule="auto"/>
        <w:rPr>
          <w:rFonts w:ascii="Arial" w:eastAsiaTheme="minorEastAsia"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B</m:t>
              </m:r>
            </m:e>
            <m:sub>
              <m:r>
                <w:rPr>
                  <w:rFonts w:ascii="Cambria Math" w:hAnsi="Cambria Math" w:cs="Arial"/>
                  <w:sz w:val="24"/>
                  <w:szCs w:val="24"/>
                </w:rPr>
                <m:t>hL</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16,5581</m:t>
              </m:r>
            </m:num>
            <m:den>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84,50</m:t>
                      </m:r>
                    </m:e>
                  </m:d>
                </m:e>
                <m:sup>
                  <m:r>
                    <w:rPr>
                      <w:rFonts w:ascii="Cambria Math" w:hAnsi="Cambria Math" w:cs="Arial"/>
                      <w:sz w:val="24"/>
                      <w:szCs w:val="24"/>
                    </w:rPr>
                    <m:t>2</m:t>
                  </m:r>
                </m:sup>
              </m:sSup>
            </m:den>
          </m:f>
        </m:oMath>
      </m:oMathPara>
    </w:p>
    <w:p w14:paraId="1A25A683" w14:textId="647DBD82" w:rsidR="0092404E" w:rsidRPr="00725EC0" w:rsidRDefault="00F90833" w:rsidP="0092404E">
      <w:pPr>
        <w:spacing w:line="276" w:lineRule="auto"/>
        <w:jc w:val="center"/>
        <w:rPr>
          <w:rFonts w:ascii="Arial" w:eastAsiaTheme="minorEastAsia" w:hAnsi="Arial" w:cs="Arial"/>
          <w:sz w:val="24"/>
          <w:szCs w:val="24"/>
        </w:rPr>
      </w:pPr>
      <m:oMathPara>
        <m:oMath>
          <m:sSub>
            <m:sSubPr>
              <m:ctrlPr>
                <w:rPr>
                  <w:rFonts w:ascii="Cambria Math" w:hAnsi="Cambria Math" w:cs="Arial"/>
                  <w:sz w:val="24"/>
                  <w:szCs w:val="24"/>
                </w:rPr>
              </m:ctrlPr>
            </m:sSubPr>
            <m:e>
              <m:r>
                <m:rPr>
                  <m:sty m:val="p"/>
                </m:rPr>
                <w:rPr>
                  <w:rFonts w:ascii="Cambria Math" w:hAnsi="Cambria Math" w:cs="Arial"/>
                  <w:sz w:val="24"/>
                  <w:szCs w:val="24"/>
                </w:rPr>
                <m:t>C</m:t>
              </m:r>
            </m:e>
            <m:sub>
              <m:r>
                <m:rPr>
                  <m:sty m:val="p"/>
                </m:rPr>
                <w:rPr>
                  <w:rFonts w:ascii="Cambria Math" w:hAnsi="Cambria Math" w:cs="Arial"/>
                  <w:sz w:val="24"/>
                  <w:szCs w:val="24"/>
                </w:rPr>
                <m:t>hL</m:t>
              </m:r>
            </m:sub>
          </m:sSub>
          <m:r>
            <m:rPr>
              <m:sty m:val="p"/>
            </m:rPr>
            <w:rPr>
              <w:rFonts w:ascii="Cambria Math" w:hAnsi="Cambria Math" w:cs="Arial"/>
              <w:sz w:val="24"/>
              <w:szCs w:val="24"/>
            </w:rPr>
            <m:t>=7792,2156</m:t>
          </m:r>
        </m:oMath>
      </m:oMathPara>
    </w:p>
    <w:p w14:paraId="6B766D33" w14:textId="033286E2" w:rsidR="00800A3C" w:rsidRPr="00725EC0" w:rsidRDefault="00F90833" w:rsidP="00800A3C">
      <w:pPr>
        <w:spacing w:line="276" w:lineRule="auto"/>
        <w:rPr>
          <w:rFonts w:ascii="Arial" w:eastAsiaTheme="minorEastAsia" w:hAnsi="Arial" w:cs="Arial"/>
          <w:bCs/>
          <w:sz w:val="24"/>
          <w:szCs w:val="24"/>
        </w:rPr>
      </w:pPr>
      <m:oMathPara>
        <m:oMath>
          <m:nary>
            <m:naryPr>
              <m:chr m:val="∑"/>
              <m:limLoc m:val="subSup"/>
              <m:supHide m:val="1"/>
              <m:ctrlPr>
                <w:rPr>
                  <w:rFonts w:ascii="Cambria Math" w:hAnsi="Cambria Math" w:cs="Arial"/>
                  <w:bCs/>
                  <w:i/>
                  <w:sz w:val="24"/>
                  <w:szCs w:val="24"/>
                </w:rPr>
              </m:ctrlPr>
            </m:naryPr>
            <m:sub>
              <m:r>
                <w:rPr>
                  <w:rFonts w:ascii="Cambria Math" w:hAnsi="Cambria Math" w:cs="Arial"/>
                  <w:sz w:val="24"/>
                  <w:szCs w:val="24"/>
                </w:rPr>
                <m:t>h</m:t>
              </m:r>
            </m:sub>
            <m:sup/>
            <m:e>
              <m:nary>
                <m:naryPr>
                  <m:chr m:val="∑"/>
                  <m:limLoc m:val="undOvr"/>
                  <m:supHide m:val="1"/>
                  <m:ctrlPr>
                    <w:rPr>
                      <w:rFonts w:ascii="Cambria Math" w:hAnsi="Cambria Math" w:cs="Arial"/>
                      <w:bCs/>
                      <w:i/>
                      <w:sz w:val="24"/>
                      <w:szCs w:val="24"/>
                    </w:rPr>
                  </m:ctrlPr>
                </m:naryPr>
                <m:sub>
                  <m:r>
                    <w:rPr>
                      <w:rFonts w:ascii="Cambria Math" w:hAnsi="Cambria Math" w:cs="Arial"/>
                      <w:sz w:val="24"/>
                      <w:szCs w:val="24"/>
                    </w:rPr>
                    <m:t>L</m:t>
                  </m:r>
                </m:sub>
                <m:sup/>
                <m:e>
                  <m:sSub>
                    <m:sSubPr>
                      <m:ctrlPr>
                        <w:rPr>
                          <w:rFonts w:ascii="Cambria Math" w:hAnsi="Cambria Math" w:cs="Arial"/>
                          <w:bCs/>
                          <w:i/>
                          <w:sz w:val="24"/>
                          <w:szCs w:val="24"/>
                        </w:rPr>
                      </m:ctrlPr>
                    </m:sSubPr>
                    <m:e>
                      <m:r>
                        <w:rPr>
                          <w:rFonts w:ascii="Cambria Math" w:hAnsi="Cambria Math" w:cs="Arial"/>
                          <w:sz w:val="24"/>
                          <w:szCs w:val="24"/>
                        </w:rPr>
                        <m:t>w</m:t>
                      </m:r>
                    </m:e>
                    <m:sub>
                      <m:r>
                        <w:rPr>
                          <w:rFonts w:ascii="Cambria Math" w:hAnsi="Cambria Math" w:cs="Arial"/>
                          <w:sz w:val="24"/>
                          <w:szCs w:val="24"/>
                        </w:rPr>
                        <m:t>h.L</m:t>
                      </m:r>
                    </m:sub>
                  </m:sSub>
                  <m:d>
                    <m:dPr>
                      <m:ctrlPr>
                        <w:rPr>
                          <w:rFonts w:ascii="Cambria Math" w:hAnsi="Cambria Math" w:cs="Arial"/>
                          <w:bCs/>
                          <w:i/>
                          <w:sz w:val="24"/>
                          <w:szCs w:val="24"/>
                        </w:rPr>
                      </m:ctrlPr>
                    </m:dPr>
                    <m:e>
                      <m:sSub>
                        <m:sSubPr>
                          <m:ctrlPr>
                            <w:rPr>
                              <w:rFonts w:ascii="Cambria Math" w:hAnsi="Cambria Math" w:cs="Arial"/>
                              <w:bCs/>
                              <w:i/>
                              <w:sz w:val="24"/>
                              <w:szCs w:val="24"/>
                            </w:rPr>
                          </m:ctrlPr>
                        </m:sSubPr>
                        <m:e>
                          <m:r>
                            <w:rPr>
                              <w:rFonts w:ascii="Cambria Math" w:hAnsi="Cambria Math" w:cs="Arial"/>
                              <w:sz w:val="24"/>
                              <w:szCs w:val="24"/>
                            </w:rPr>
                            <m:t>B</m:t>
                          </m:r>
                        </m:e>
                        <m:sub>
                          <m:r>
                            <w:rPr>
                              <w:rFonts w:ascii="Cambria Math" w:hAnsi="Cambria Math" w:cs="Arial"/>
                              <w:sz w:val="24"/>
                              <w:szCs w:val="24"/>
                            </w:rPr>
                            <m:t>h.L</m:t>
                          </m:r>
                        </m:sub>
                      </m:sSub>
                      <m:r>
                        <w:rPr>
                          <w:rFonts w:ascii="Cambria Math" w:hAnsi="Cambria Math" w:cs="Arial"/>
                          <w:sz w:val="24"/>
                          <w:szCs w:val="24"/>
                        </w:rPr>
                        <m:t>+</m:t>
                      </m:r>
                      <m:sSub>
                        <m:sSubPr>
                          <m:ctrlPr>
                            <w:rPr>
                              <w:rFonts w:ascii="Cambria Math" w:hAnsi="Cambria Math" w:cs="Arial"/>
                              <w:bCs/>
                              <w:i/>
                              <w:sz w:val="24"/>
                              <w:szCs w:val="24"/>
                            </w:rPr>
                          </m:ctrlPr>
                        </m:sSubPr>
                        <m:e>
                          <m:r>
                            <w:rPr>
                              <w:rFonts w:ascii="Cambria Math" w:hAnsi="Cambria Math" w:cs="Arial"/>
                              <w:sz w:val="24"/>
                              <w:szCs w:val="24"/>
                            </w:rPr>
                            <m:t>C</m:t>
                          </m:r>
                        </m:e>
                        <m:sub>
                          <m:r>
                            <w:rPr>
                              <w:rFonts w:ascii="Cambria Math" w:hAnsi="Cambria Math" w:cs="Arial"/>
                              <w:sz w:val="24"/>
                              <w:szCs w:val="24"/>
                            </w:rPr>
                            <m:t>h.L</m:t>
                          </m:r>
                        </m:sub>
                      </m:sSub>
                    </m:e>
                  </m:d>
                </m:e>
              </m:nary>
            </m:e>
          </m:nary>
          <m:r>
            <w:rPr>
              <w:rFonts w:ascii="Cambria Math" w:eastAsiaTheme="minorEastAsia" w:hAnsi="Cambria Math" w:cs="Arial"/>
              <w:sz w:val="24"/>
              <w:szCs w:val="24"/>
            </w:rPr>
            <m:t>=1113,173994</m:t>
          </m:r>
        </m:oMath>
      </m:oMathPara>
    </w:p>
    <w:p w14:paraId="3E316799" w14:textId="7092B4C5" w:rsidR="00A53021" w:rsidRDefault="00A53021" w:rsidP="00A53021">
      <w:pPr>
        <w:spacing w:line="276" w:lineRule="auto"/>
        <w:jc w:val="center"/>
        <w:rPr>
          <w:rFonts w:ascii="Arial" w:eastAsiaTheme="minorEastAsia" w:hAnsi="Arial" w:cs="Arial"/>
          <w:bCs/>
          <w:sz w:val="24"/>
          <w:szCs w:val="24"/>
        </w:rPr>
      </w:pPr>
      <m:oMath>
        <m:r>
          <m:rPr>
            <m:sty m:val="p"/>
          </m:rPr>
          <w:rPr>
            <w:rFonts w:ascii="Cambria Math" w:hAnsi="Cambria Math" w:cs="Arial"/>
            <w:sz w:val="24"/>
            <w:szCs w:val="24"/>
          </w:rPr>
          <m:t>V</m:t>
        </m:r>
        <m:d>
          <m:dPr>
            <m:ctrlPr>
              <w:rPr>
                <w:rFonts w:ascii="Cambria Math" w:hAnsi="Cambria Math" w:cs="Arial"/>
                <w:bCs/>
                <w:sz w:val="24"/>
                <w:szCs w:val="24"/>
              </w:rPr>
            </m:ctrlPr>
          </m:dPr>
          <m:e>
            <m:acc>
              <m:accPr>
                <m:ctrlPr>
                  <w:rPr>
                    <w:rFonts w:ascii="Cambria Math" w:hAnsi="Cambria Math" w:cs="Arial"/>
                    <w:bCs/>
                    <w:sz w:val="24"/>
                    <w:szCs w:val="24"/>
                  </w:rPr>
                </m:ctrlPr>
              </m:accPr>
              <m:e>
                <m:r>
                  <w:rPr>
                    <w:rFonts w:ascii="Cambria Math" w:hAnsi="Cambria Math" w:cs="Arial"/>
                    <w:sz w:val="24"/>
                    <w:szCs w:val="24"/>
                  </w:rPr>
                  <m:t>P</m:t>
                </m:r>
              </m:e>
            </m:acc>
          </m:e>
        </m:d>
        <m:r>
          <w:rPr>
            <w:rFonts w:ascii="Cambria Math" w:eastAsiaTheme="minorEastAsia" w:hAnsi="Cambria Math" w:cs="Arial"/>
            <w:sz w:val="24"/>
            <w:szCs w:val="24"/>
          </w:rPr>
          <m:t>=</m:t>
        </m:r>
        <m:sSup>
          <m:sSupPr>
            <m:ctrlPr>
              <w:rPr>
                <w:rFonts w:ascii="Cambria Math" w:hAnsi="Cambria Math" w:cs="Arial"/>
                <w:bCs/>
                <w:i/>
                <w:sz w:val="24"/>
                <w:szCs w:val="24"/>
              </w:rPr>
            </m:ctrlPr>
          </m:sSupPr>
          <m:e>
            <m:d>
              <m:dPr>
                <m:ctrlPr>
                  <w:rPr>
                    <w:rFonts w:ascii="Cambria Math" w:hAnsi="Cambria Math" w:cs="Arial"/>
                    <w:bCs/>
                    <w:i/>
                    <w:sz w:val="24"/>
                    <w:szCs w:val="24"/>
                  </w:rPr>
                </m:ctrlPr>
              </m:dPr>
              <m:e>
                <m:f>
                  <m:fPr>
                    <m:ctrlPr>
                      <w:rPr>
                        <w:rFonts w:ascii="Cambria Math" w:hAnsi="Cambria Math" w:cs="Arial"/>
                        <w:bCs/>
                        <w:i/>
                        <w:sz w:val="24"/>
                        <w:szCs w:val="24"/>
                      </w:rPr>
                    </m:ctrlPr>
                  </m:fPr>
                  <m:num>
                    <m:r>
                      <w:rPr>
                        <w:rFonts w:ascii="Cambria Math" w:hAnsi="Cambria Math" w:cs="Arial"/>
                        <w:sz w:val="24"/>
                        <w:szCs w:val="24"/>
                      </w:rPr>
                      <m:t>EM</m:t>
                    </m:r>
                  </m:num>
                  <m:den>
                    <m:r>
                      <w:rPr>
                        <w:rFonts w:ascii="Cambria Math" w:hAnsi="Cambria Math" w:cs="Arial"/>
                        <w:sz w:val="24"/>
                        <w:szCs w:val="24"/>
                      </w:rPr>
                      <m:t>Z</m:t>
                    </m:r>
                  </m:den>
                </m:f>
              </m:e>
            </m:d>
          </m:e>
          <m:sup>
            <m:r>
              <w:rPr>
                <w:rFonts w:ascii="Cambria Math" w:hAnsi="Cambria Math" w:cs="Arial"/>
                <w:sz w:val="24"/>
                <w:szCs w:val="24"/>
              </w:rPr>
              <m:t>2</m:t>
            </m:r>
          </m:sup>
        </m:sSup>
        <m:r>
          <w:rPr>
            <w:rFonts w:ascii="Cambria Math" w:eastAsiaTheme="minorEastAsia"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0,1</m:t>
                    </m:r>
                  </m:num>
                  <m:den>
                    <m:r>
                      <w:rPr>
                        <w:rFonts w:ascii="Cambria Math" w:hAnsi="Cambria Math" w:cs="Arial"/>
                        <w:sz w:val="24"/>
                        <w:szCs w:val="24"/>
                      </w:rPr>
                      <m:t>1,64</m:t>
                    </m:r>
                  </m:den>
                </m:f>
              </m:e>
            </m:d>
          </m:e>
          <m:sup>
            <m:r>
              <w:rPr>
                <w:rFonts w:ascii="Cambria Math" w:hAnsi="Cambria Math" w:cs="Arial"/>
                <w:sz w:val="24"/>
                <w:szCs w:val="24"/>
              </w:rPr>
              <m:t>2</m:t>
            </m:r>
          </m:sup>
        </m:sSup>
      </m:oMath>
      <w:r w:rsidRPr="00725EC0">
        <w:rPr>
          <w:rFonts w:ascii="Arial" w:eastAsiaTheme="minorEastAsia" w:hAnsi="Arial" w:cs="Arial"/>
          <w:bCs/>
          <w:sz w:val="24"/>
          <w:szCs w:val="24"/>
        </w:rPr>
        <w:t>.</w:t>
      </w:r>
    </w:p>
    <w:p w14:paraId="28AB749A" w14:textId="77777777" w:rsidR="00A53021" w:rsidRPr="00725EC0" w:rsidRDefault="00A53021" w:rsidP="00186B44">
      <w:pPr>
        <w:spacing w:line="276" w:lineRule="auto"/>
        <w:jc w:val="center"/>
        <w:rPr>
          <w:rFonts w:ascii="Arial" w:eastAsiaTheme="minorEastAsia" w:hAnsi="Arial" w:cs="Arial"/>
          <w:sz w:val="24"/>
          <w:szCs w:val="24"/>
        </w:rPr>
      </w:pPr>
    </w:p>
    <w:p w14:paraId="3CA29539" w14:textId="0A883BE8" w:rsidR="00DA7DCD" w:rsidRPr="00725EC0" w:rsidRDefault="00F90833" w:rsidP="00306316">
      <w:pPr>
        <w:spacing w:line="276" w:lineRule="auto"/>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h</m:t>
              </m:r>
            </m:sub>
          </m:sSub>
          <m:d>
            <m:dPr>
              <m:begChr m:val="{"/>
              <m:endChr m:val=""/>
              <m:ctrlPr>
                <w:rPr>
                  <w:rFonts w:ascii="Cambria Math" w:eastAsiaTheme="minorEastAsia" w:hAnsi="Cambria Math" w:cs="Arial"/>
                  <w:i/>
                  <w:sz w:val="24"/>
                  <w:szCs w:val="24"/>
                </w:rPr>
              </m:ctrlPr>
            </m:dPr>
            <m:e>
              <m:eqArr>
                <m:eqArrPr>
                  <m:ctrlPr>
                    <w:rPr>
                      <w:rFonts w:ascii="Cambria Math" w:eastAsiaTheme="minorEastAsia" w:hAnsi="Cambria Math" w:cs="Arial"/>
                      <w:i/>
                      <w:sz w:val="24"/>
                      <w:szCs w:val="24"/>
                    </w:rPr>
                  </m:ctrlPr>
                </m:eqArr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centro</m:t>
                      </m:r>
                    </m:sub>
                  </m:sSub>
                  <m:r>
                    <w:rPr>
                      <w:rFonts w:ascii="Cambria Math" w:eastAsiaTheme="minorEastAsia" w:hAnsi="Cambria Math" w:cs="Arial"/>
                      <w:sz w:val="24"/>
                      <w:szCs w:val="24"/>
                    </w:rPr>
                    <m:t>=85641</m:t>
                  </m: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norte</m:t>
                      </m:r>
                    </m:sub>
                  </m:sSub>
                  <m:r>
                    <w:rPr>
                      <w:rFonts w:ascii="Cambria Math" w:eastAsiaTheme="minorEastAsia" w:hAnsi="Cambria Math" w:cs="Arial"/>
                      <w:sz w:val="24"/>
                      <w:szCs w:val="24"/>
                    </w:rPr>
                    <m:t>=81139</m:t>
                  </m:r>
                  <m:ctrlPr>
                    <w:rPr>
                      <w:rFonts w:ascii="Cambria Math" w:eastAsia="Cambria Math" w:hAnsi="Cambria Math" w:cs="Arial"/>
                      <w:i/>
                    </w:rPr>
                  </m:ctrlP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oriente</m:t>
                      </m:r>
                    </m:sub>
                  </m:sSub>
                  <m:r>
                    <w:rPr>
                      <w:rFonts w:ascii="Cambria Math" w:eastAsiaTheme="minorEastAsia" w:hAnsi="Cambria Math" w:cs="Arial"/>
                      <w:sz w:val="24"/>
                      <w:szCs w:val="24"/>
                    </w:rPr>
                    <m:t>=21562</m:t>
                  </m:r>
                  <m:ctrlPr>
                    <w:rPr>
                      <w:rFonts w:ascii="Cambria Math" w:eastAsia="Cambria Math" w:hAnsi="Cambria Math" w:cs="Arial"/>
                      <w:i/>
                    </w:rPr>
                  </m:ctrlP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occidente</m:t>
                      </m:r>
                    </m:sub>
                  </m:sSub>
                  <m:r>
                    <w:rPr>
                      <w:rFonts w:ascii="Cambria Math" w:eastAsiaTheme="minorEastAsia" w:hAnsi="Cambria Math" w:cs="Arial"/>
                      <w:sz w:val="24"/>
                      <w:szCs w:val="24"/>
                    </w:rPr>
                    <m:t>=19227</m:t>
                  </m:r>
                  <m:ctrlPr>
                    <w:rPr>
                      <w:rFonts w:ascii="Cambria Math" w:eastAsia="Cambria Math" w:hAnsi="Cambria Math" w:cs="Arial"/>
                      <w:i/>
                    </w:rPr>
                  </m:ctrlP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sur</m:t>
                      </m:r>
                    </m:sub>
                  </m:sSub>
                  <m:r>
                    <w:rPr>
                      <w:rFonts w:ascii="Cambria Math" w:eastAsiaTheme="minorEastAsia" w:hAnsi="Cambria Math" w:cs="Arial"/>
                      <w:sz w:val="24"/>
                      <w:szCs w:val="24"/>
                    </w:rPr>
                    <m:t>=44748</m:t>
                  </m:r>
                  <m:ctrlPr>
                    <w:rPr>
                      <w:rFonts w:ascii="Cambria Math" w:eastAsia="Cambria Math" w:hAnsi="Cambria Math" w:cs="Arial"/>
                      <w:i/>
                    </w:rPr>
                  </m:ctrlP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macizo</m:t>
                      </m:r>
                    </m:sub>
                  </m:sSub>
                  <m:r>
                    <w:rPr>
                      <w:rFonts w:ascii="Cambria Math" w:eastAsiaTheme="minorEastAsia" w:hAnsi="Cambria Math" w:cs="Arial"/>
                      <w:sz w:val="24"/>
                      <w:szCs w:val="24"/>
                    </w:rPr>
                    <m:t>=24403</m:t>
                  </m:r>
                  <m:ctrlPr>
                    <w:rPr>
                      <w:rFonts w:ascii="Cambria Math" w:eastAsia="Cambria Math" w:hAnsi="Cambria Math" w:cs="Arial"/>
                      <w:i/>
                    </w:rPr>
                  </m:ctrlP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Bota Caucana</m:t>
                      </m:r>
                    </m:sub>
                  </m:sSub>
                  <m:r>
                    <w:rPr>
                      <w:rFonts w:ascii="Cambria Math" w:eastAsiaTheme="minorEastAsia" w:hAnsi="Cambria Math" w:cs="Arial"/>
                      <w:sz w:val="24"/>
                      <w:szCs w:val="24"/>
                    </w:rPr>
                    <m:t>=8923</m:t>
                  </m:r>
                </m:e>
              </m:eqArr>
              <m:r>
                <w:rPr>
                  <w:rFonts w:ascii="Cambria Math" w:eastAsiaTheme="minorEastAsia" w:hAnsi="Cambria Math" w:cs="Arial"/>
                  <w:sz w:val="24"/>
                  <w:szCs w:val="24"/>
                </w:rPr>
                <m:t xml:space="preserve">,   </m:t>
              </m:r>
            </m:e>
          </m:d>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h</m:t>
              </m:r>
            </m:sub>
          </m:sSub>
          <m:d>
            <m:dPr>
              <m:begChr m:val="{"/>
              <m:endChr m:val=""/>
              <m:ctrlPr>
                <w:rPr>
                  <w:rFonts w:ascii="Cambria Math" w:eastAsiaTheme="minorEastAsia" w:hAnsi="Cambria Math" w:cs="Arial"/>
                  <w:i/>
                  <w:sz w:val="24"/>
                  <w:szCs w:val="24"/>
                </w:rPr>
              </m:ctrlPr>
            </m:dPr>
            <m:e>
              <m:eqArr>
                <m:eqArrPr>
                  <m:ctrlPr>
                    <w:rPr>
                      <w:rFonts w:ascii="Cambria Math" w:eastAsiaTheme="minorEastAsia" w:hAnsi="Cambria Math" w:cs="Arial"/>
                      <w:i/>
                      <w:sz w:val="24"/>
                      <w:szCs w:val="24"/>
                    </w:rPr>
                  </m:ctrlPr>
                </m:eqArr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centro</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7</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85641</m:t>
                      </m:r>
                    </m:num>
                    <m:den>
                      <m:r>
                        <w:rPr>
                          <w:rFonts w:ascii="Cambria Math" w:eastAsiaTheme="minorEastAsia" w:hAnsi="Cambria Math" w:cs="Arial"/>
                          <w:sz w:val="24"/>
                          <w:szCs w:val="24"/>
                        </w:rPr>
                        <m:t>285643</m:t>
                      </m:r>
                    </m:den>
                  </m:f>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norte</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7</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81139</m:t>
                      </m:r>
                    </m:num>
                    <m:den>
                      <m:r>
                        <w:rPr>
                          <w:rFonts w:ascii="Cambria Math" w:eastAsiaTheme="minorEastAsia" w:hAnsi="Cambria Math" w:cs="Arial"/>
                          <w:sz w:val="24"/>
                          <w:szCs w:val="24"/>
                        </w:rPr>
                        <m:t>285643</m:t>
                      </m:r>
                    </m:den>
                  </m:f>
                  <m:ctrlPr>
                    <w:rPr>
                      <w:rFonts w:ascii="Cambria Math" w:eastAsia="Cambria Math" w:hAnsi="Cambria Math" w:cs="Arial"/>
                      <w:i/>
                    </w:rPr>
                  </m:ctrlP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oriente</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7</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21562</m:t>
                      </m:r>
                    </m:num>
                    <m:den>
                      <m:r>
                        <w:rPr>
                          <w:rFonts w:ascii="Cambria Math" w:eastAsiaTheme="minorEastAsia" w:hAnsi="Cambria Math" w:cs="Arial"/>
                          <w:sz w:val="24"/>
                          <w:szCs w:val="24"/>
                        </w:rPr>
                        <m:t>285643</m:t>
                      </m:r>
                    </m:den>
                  </m:f>
                  <m:ctrlPr>
                    <w:rPr>
                      <w:rFonts w:ascii="Cambria Math" w:eastAsia="Cambria Math" w:hAnsi="Cambria Math" w:cs="Arial"/>
                      <w:i/>
                    </w:rPr>
                  </m:ctrlP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occidente</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7</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19227</m:t>
                      </m:r>
                    </m:num>
                    <m:den>
                      <m:r>
                        <w:rPr>
                          <w:rFonts w:ascii="Cambria Math" w:eastAsiaTheme="minorEastAsia" w:hAnsi="Cambria Math" w:cs="Arial"/>
                          <w:sz w:val="24"/>
                          <w:szCs w:val="24"/>
                        </w:rPr>
                        <m:t>285643</m:t>
                      </m:r>
                    </m:den>
                  </m:f>
                  <m:ctrlPr>
                    <w:rPr>
                      <w:rFonts w:ascii="Cambria Math" w:eastAsia="Cambria Math" w:hAnsi="Cambria Math" w:cs="Arial"/>
                      <w:i/>
                    </w:rPr>
                  </m:ctrlP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sur</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7</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44748</m:t>
                      </m:r>
                    </m:num>
                    <m:den>
                      <m:r>
                        <w:rPr>
                          <w:rFonts w:ascii="Cambria Math" w:eastAsiaTheme="minorEastAsia" w:hAnsi="Cambria Math" w:cs="Arial"/>
                          <w:sz w:val="24"/>
                          <w:szCs w:val="24"/>
                        </w:rPr>
                        <m:t>285643</m:t>
                      </m:r>
                    </m:den>
                  </m:f>
                  <m:ctrlPr>
                    <w:rPr>
                      <w:rFonts w:ascii="Cambria Math" w:eastAsia="Cambria Math" w:hAnsi="Cambria Math" w:cs="Arial"/>
                      <w:i/>
                    </w:rPr>
                  </m:ctrlP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macizo</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7</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24403</m:t>
                      </m:r>
                    </m:num>
                    <m:den>
                      <m:r>
                        <w:rPr>
                          <w:rFonts w:ascii="Cambria Math" w:eastAsiaTheme="minorEastAsia" w:hAnsi="Cambria Math" w:cs="Arial"/>
                          <w:sz w:val="24"/>
                          <w:szCs w:val="24"/>
                        </w:rPr>
                        <m:t>285643</m:t>
                      </m:r>
                    </m:den>
                  </m:f>
                  <m:ctrlPr>
                    <w:rPr>
                      <w:rFonts w:ascii="Cambria Math" w:eastAsia="Cambria Math" w:hAnsi="Cambria Math" w:cs="Arial"/>
                      <w:i/>
                    </w:rPr>
                  </m:ctrlPr>
                </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Bota Caucana</m:t>
                      </m:r>
                    </m:sub>
                  </m:sSub>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7</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8923</m:t>
                      </m:r>
                    </m:num>
                    <m:den>
                      <m:r>
                        <w:rPr>
                          <w:rFonts w:ascii="Cambria Math" w:eastAsiaTheme="minorEastAsia" w:hAnsi="Cambria Math" w:cs="Arial"/>
                          <w:sz w:val="24"/>
                          <w:szCs w:val="24"/>
                        </w:rPr>
                        <m:t>285643</m:t>
                      </m:r>
                    </m:den>
                  </m:f>
                </m:e>
              </m:eqArr>
            </m:e>
          </m:d>
        </m:oMath>
      </m:oMathPara>
    </w:p>
    <w:p w14:paraId="03E328D8" w14:textId="07B2CDA8" w:rsidR="00DA7DCD" w:rsidRPr="00725EC0" w:rsidRDefault="00DA7DCD" w:rsidP="00800A3C">
      <w:pPr>
        <w:spacing w:line="276" w:lineRule="auto"/>
        <w:rPr>
          <w:rFonts w:ascii="Arial" w:eastAsiaTheme="minorEastAsia" w:hAnsi="Arial" w:cs="Arial"/>
          <w:sz w:val="24"/>
          <w:szCs w:val="24"/>
        </w:rPr>
      </w:pPr>
    </w:p>
    <w:p w14:paraId="71884ABE" w14:textId="711EC0D2" w:rsidR="005A6B10" w:rsidRPr="00725EC0" w:rsidRDefault="005A6B10" w:rsidP="00800A3C">
      <w:pPr>
        <w:spacing w:line="276" w:lineRule="auto"/>
        <w:rPr>
          <w:rFonts w:ascii="Arial" w:eastAsiaTheme="minorEastAsia" w:hAnsi="Arial" w:cs="Arial"/>
          <w:sz w:val="24"/>
          <w:szCs w:val="24"/>
        </w:rPr>
      </w:pPr>
      <m:oMathPara>
        <m:oMath>
          <m:r>
            <m:rPr>
              <m:sty m:val="p"/>
            </m:rPr>
            <w:rPr>
              <w:rFonts w:ascii="Cambria Math" w:hAnsi="Cambria Math" w:cs="Arial"/>
              <w:sz w:val="24"/>
              <w:szCs w:val="24"/>
            </w:rPr>
            <m:t>V</m:t>
          </m:r>
          <m:d>
            <m:dPr>
              <m:ctrlPr>
                <w:rPr>
                  <w:rFonts w:ascii="Cambria Math" w:hAnsi="Cambria Math" w:cs="Arial"/>
                  <w:bCs/>
                  <w:sz w:val="24"/>
                  <w:szCs w:val="24"/>
                </w:rPr>
              </m:ctrlPr>
            </m:dPr>
            <m:e>
              <m:acc>
                <m:accPr>
                  <m:ctrlPr>
                    <w:rPr>
                      <w:rFonts w:ascii="Cambria Math" w:hAnsi="Cambria Math" w:cs="Arial"/>
                      <w:bCs/>
                      <w:sz w:val="24"/>
                      <w:szCs w:val="24"/>
                    </w:rPr>
                  </m:ctrlPr>
                </m:accPr>
                <m:e>
                  <m:r>
                    <w:rPr>
                      <w:rFonts w:ascii="Cambria Math" w:hAnsi="Cambria Math" w:cs="Arial"/>
                      <w:sz w:val="24"/>
                      <w:szCs w:val="24"/>
                    </w:rPr>
                    <m:t>P</m:t>
                  </m:r>
                </m:e>
              </m:acc>
            </m:e>
          </m:d>
          <m:r>
            <m:rPr>
              <m:sty m:val="p"/>
            </m:rPr>
            <w:rPr>
              <w:rFonts w:ascii="Cambria Math" w:hAnsi="Cambria Math" w:cs="Arial"/>
              <w:sz w:val="24"/>
              <w:szCs w:val="24"/>
            </w:rPr>
            <m:t>+</m:t>
          </m:r>
          <m:nary>
            <m:naryPr>
              <m:chr m:val="∑"/>
              <m:limLoc m:val="subSup"/>
              <m:supHide m:val="1"/>
              <m:ctrlPr>
                <w:rPr>
                  <w:rFonts w:ascii="Cambria Math" w:hAnsi="Cambria Math" w:cs="Arial"/>
                  <w:bCs/>
                  <w:i/>
                  <w:sz w:val="24"/>
                  <w:szCs w:val="24"/>
                </w:rPr>
              </m:ctrlPr>
            </m:naryPr>
            <m:sub>
              <m:r>
                <w:rPr>
                  <w:rFonts w:ascii="Cambria Math" w:hAnsi="Cambria Math" w:cs="Arial"/>
                  <w:sz w:val="24"/>
                  <w:szCs w:val="24"/>
                </w:rPr>
                <m:t>h</m:t>
              </m:r>
            </m:sub>
            <m:sup/>
            <m:e>
              <m:nary>
                <m:naryPr>
                  <m:chr m:val="∑"/>
                  <m:limLoc m:val="undOvr"/>
                  <m:supHide m:val="1"/>
                  <m:ctrlPr>
                    <w:rPr>
                      <w:rFonts w:ascii="Cambria Math" w:hAnsi="Cambria Math" w:cs="Arial"/>
                      <w:bCs/>
                      <w:i/>
                      <w:sz w:val="24"/>
                      <w:szCs w:val="24"/>
                    </w:rPr>
                  </m:ctrlPr>
                </m:naryPr>
                <m:sub>
                  <m:r>
                    <w:rPr>
                      <w:rFonts w:ascii="Cambria Math" w:hAnsi="Cambria Math" w:cs="Arial"/>
                      <w:sz w:val="24"/>
                      <w:szCs w:val="24"/>
                    </w:rPr>
                    <m:t>L</m:t>
                  </m:r>
                </m:sub>
                <m:sup/>
                <m:e>
                  <m:sSubSup>
                    <m:sSubSupPr>
                      <m:ctrlPr>
                        <w:rPr>
                          <w:rFonts w:ascii="Cambria Math" w:hAnsi="Cambria Math" w:cs="Arial"/>
                          <w:bCs/>
                          <w:i/>
                          <w:sz w:val="24"/>
                          <w:szCs w:val="24"/>
                        </w:rPr>
                      </m:ctrlPr>
                    </m:sSubSupPr>
                    <m:e>
                      <m:r>
                        <w:rPr>
                          <w:rFonts w:ascii="Cambria Math" w:hAnsi="Cambria Math" w:cs="Arial"/>
                          <w:sz w:val="24"/>
                          <w:szCs w:val="24"/>
                        </w:rPr>
                        <m:t>w</m:t>
                      </m:r>
                    </m:e>
                    <m:sub>
                      <m:r>
                        <w:rPr>
                          <w:rFonts w:ascii="Cambria Math" w:hAnsi="Cambria Math" w:cs="Arial"/>
                          <w:sz w:val="24"/>
                          <w:szCs w:val="24"/>
                        </w:rPr>
                        <m:t>h.L</m:t>
                      </m:r>
                    </m:sub>
                    <m:sup>
                      <m:r>
                        <w:rPr>
                          <w:rFonts w:ascii="Cambria Math" w:hAnsi="Cambria Math" w:cs="Arial"/>
                          <w:sz w:val="24"/>
                          <w:szCs w:val="24"/>
                        </w:rPr>
                        <m:t>2</m:t>
                      </m:r>
                    </m:sup>
                  </m:sSubSup>
                  <m:d>
                    <m:dPr>
                      <m:ctrlPr>
                        <w:rPr>
                          <w:rFonts w:ascii="Cambria Math" w:hAnsi="Cambria Math" w:cs="Arial"/>
                          <w:bCs/>
                          <w:i/>
                          <w:sz w:val="24"/>
                          <w:szCs w:val="24"/>
                        </w:rPr>
                      </m:ctrlPr>
                    </m:dPr>
                    <m:e>
                      <m:f>
                        <m:fPr>
                          <m:ctrlPr>
                            <w:rPr>
                              <w:rFonts w:ascii="Cambria Math" w:hAnsi="Cambria Math" w:cs="Arial"/>
                              <w:bCs/>
                              <w:i/>
                              <w:sz w:val="24"/>
                              <w:szCs w:val="24"/>
                            </w:rPr>
                          </m:ctrlPr>
                        </m:fPr>
                        <m:num>
                          <m:sSub>
                            <m:sSubPr>
                              <m:ctrlPr>
                                <w:rPr>
                                  <w:rFonts w:ascii="Cambria Math" w:hAnsi="Cambria Math" w:cs="Arial"/>
                                  <w:bCs/>
                                  <w:i/>
                                  <w:sz w:val="24"/>
                                  <w:szCs w:val="24"/>
                                </w:rPr>
                              </m:ctrlPr>
                            </m:sSubPr>
                            <m:e>
                              <m:r>
                                <w:rPr>
                                  <w:rFonts w:ascii="Cambria Math" w:hAnsi="Cambria Math" w:cs="Arial"/>
                                  <w:sz w:val="24"/>
                                  <w:szCs w:val="24"/>
                                </w:rPr>
                                <m:t>B</m:t>
                              </m:r>
                            </m:e>
                            <m:sub>
                              <m:r>
                                <w:rPr>
                                  <w:rFonts w:ascii="Cambria Math" w:hAnsi="Cambria Math" w:cs="Arial"/>
                                  <w:sz w:val="24"/>
                                  <w:szCs w:val="24"/>
                                </w:rPr>
                                <m:t>h.L</m:t>
                              </m:r>
                            </m:sub>
                          </m:sSub>
                        </m:num>
                        <m:den>
                          <m:sSub>
                            <m:sSubPr>
                              <m:ctrlPr>
                                <w:rPr>
                                  <w:rFonts w:ascii="Cambria Math" w:hAnsi="Cambria Math" w:cs="Arial"/>
                                  <w:bCs/>
                                  <w:i/>
                                  <w:sz w:val="24"/>
                                  <w:szCs w:val="24"/>
                                </w:rPr>
                              </m:ctrlPr>
                            </m:sSubPr>
                            <m:e>
                              <m:r>
                                <w:rPr>
                                  <w:rFonts w:ascii="Cambria Math" w:hAnsi="Cambria Math" w:cs="Arial"/>
                                  <w:sz w:val="24"/>
                                  <w:szCs w:val="24"/>
                                </w:rPr>
                                <m:t>N</m:t>
                              </m:r>
                            </m:e>
                            <m:sub>
                              <m:r>
                                <w:rPr>
                                  <w:rFonts w:ascii="Cambria Math" w:hAnsi="Cambria Math" w:cs="Arial"/>
                                  <w:sz w:val="24"/>
                                  <w:szCs w:val="24"/>
                                </w:rPr>
                                <m:t>h.L</m:t>
                              </m:r>
                            </m:sub>
                          </m:sSub>
                        </m:den>
                      </m:f>
                    </m:e>
                  </m:d>
                </m:e>
              </m:nary>
            </m:e>
          </m:nary>
          <m:r>
            <w:rPr>
              <w:rFonts w:ascii="Cambria Math" w:hAnsi="Cambria Math" w:cs="Arial"/>
              <w:sz w:val="24"/>
              <w:szCs w:val="24"/>
            </w:rPr>
            <m:t>=0,53235</m:t>
          </m:r>
        </m:oMath>
      </m:oMathPara>
    </w:p>
    <w:p w14:paraId="62679751" w14:textId="05E7B3A9" w:rsidR="006C1EA0" w:rsidRPr="00725EC0" w:rsidRDefault="000B7F24" w:rsidP="00800A3C">
      <w:pPr>
        <w:spacing w:line="276" w:lineRule="auto"/>
        <w:rPr>
          <w:rFonts w:ascii="Arial" w:eastAsiaTheme="minorEastAsia" w:hAnsi="Arial" w:cs="Arial"/>
          <w:sz w:val="24"/>
          <w:szCs w:val="24"/>
        </w:rPr>
      </w:pPr>
      <w:r w:rsidRPr="00725EC0">
        <w:rPr>
          <w:rFonts w:ascii="Arial" w:eastAsiaTheme="minorEastAsia" w:hAnsi="Arial" w:cs="Arial"/>
          <w:sz w:val="24"/>
          <w:szCs w:val="24"/>
        </w:rPr>
        <w:t>Re</w:t>
      </w:r>
      <w:r w:rsidR="0068784E" w:rsidRPr="00725EC0">
        <w:rPr>
          <w:rFonts w:ascii="Arial" w:eastAsiaTheme="minorEastAsia" w:hAnsi="Arial" w:cs="Arial"/>
          <w:sz w:val="24"/>
          <w:szCs w:val="24"/>
        </w:rPr>
        <w:t>emplazando los resultados anteriores se concluye</w:t>
      </w:r>
      <w:r w:rsidRPr="00725EC0">
        <w:rPr>
          <w:rFonts w:ascii="Arial" w:eastAsiaTheme="minorEastAsia" w:hAnsi="Arial" w:cs="Arial"/>
          <w:sz w:val="24"/>
          <w:szCs w:val="24"/>
        </w:rPr>
        <w:t>,</w:t>
      </w:r>
    </w:p>
    <w:p w14:paraId="0BEB4DCD" w14:textId="1CE01260" w:rsidR="00BD5599" w:rsidRPr="005C7DB3" w:rsidRDefault="000B7F24" w:rsidP="005C7DB3">
      <w:pPr>
        <w:spacing w:line="276" w:lineRule="auto"/>
        <w:rPr>
          <w:rFonts w:ascii="Arial" w:hAnsi="Arial" w:cs="Arial"/>
          <w:lang w:val="es-ES_tradnl"/>
        </w:rPr>
      </w:pPr>
      <m:oMathPara>
        <m:oMath>
          <m:r>
            <w:rPr>
              <w:rFonts w:ascii="Cambria Math" w:eastAsiaTheme="minorEastAsia" w:hAnsi="Cambria Math" w:cs="Arial"/>
              <w:sz w:val="24"/>
              <w:szCs w:val="24"/>
            </w:rPr>
            <m:t>n=</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1113,173994</m:t>
              </m:r>
            </m:num>
            <m:den>
              <m:r>
                <w:rPr>
                  <w:rFonts w:ascii="Cambria Math" w:eastAsiaTheme="minorEastAsia" w:hAnsi="Cambria Math" w:cs="Arial"/>
                  <w:sz w:val="24"/>
                  <w:szCs w:val="24"/>
                </w:rPr>
                <m:t>0,53235</m:t>
              </m:r>
            </m:den>
          </m:f>
          <m:r>
            <w:rPr>
              <w:rFonts w:ascii="Cambria Math" w:eastAsiaTheme="minorEastAsia" w:hAnsi="Cambria Math" w:cs="Arial"/>
              <w:sz w:val="24"/>
              <w:szCs w:val="24"/>
            </w:rPr>
            <m:t>=2091,0564</m:t>
          </m:r>
        </m:oMath>
      </m:oMathPara>
    </w:p>
    <w:p w14:paraId="5D11A7EC" w14:textId="778FADCA" w:rsidR="00BD5599" w:rsidRPr="005C7DB3" w:rsidRDefault="00BD5599" w:rsidP="005C7DB3">
      <w:pPr>
        <w:spacing w:line="276" w:lineRule="auto"/>
        <w:jc w:val="both"/>
        <w:rPr>
          <w:rFonts w:ascii="Arial" w:hAnsi="Arial" w:cs="Arial"/>
          <w:lang w:val="es-ES_tradnl"/>
        </w:rPr>
      </w:pPr>
      <w:r w:rsidRPr="00725EC0">
        <w:rPr>
          <w:rFonts w:ascii="Arial" w:eastAsiaTheme="minorEastAsia" w:hAnsi="Arial" w:cs="Arial"/>
          <w:sz w:val="24"/>
          <w:szCs w:val="24"/>
        </w:rPr>
        <w:t>Vale la pena señalar que, para el cálculo del tamaño de la muestra bajo la estructura del mues</w:t>
      </w:r>
      <w:r w:rsidR="001117DD" w:rsidRPr="00725EC0">
        <w:rPr>
          <w:rFonts w:ascii="Arial" w:eastAsiaTheme="minorEastAsia" w:hAnsi="Arial" w:cs="Arial"/>
          <w:sz w:val="24"/>
          <w:szCs w:val="24"/>
        </w:rPr>
        <w:t>t</w:t>
      </w:r>
      <w:r w:rsidRPr="00725EC0">
        <w:rPr>
          <w:rFonts w:ascii="Arial" w:eastAsiaTheme="minorEastAsia" w:hAnsi="Arial" w:cs="Arial"/>
          <w:sz w:val="24"/>
          <w:szCs w:val="24"/>
        </w:rPr>
        <w:t xml:space="preserve">reo por etapas usando conglomerados y estratos, se busca tener una estimación del </w:t>
      </w:r>
      <w:r w:rsidR="00A53021" w:rsidRPr="00725EC0">
        <w:rPr>
          <w:rFonts w:ascii="Arial" w:eastAsiaTheme="minorEastAsia" w:hAnsi="Arial" w:cs="Arial"/>
          <w:sz w:val="24"/>
          <w:szCs w:val="24"/>
        </w:rPr>
        <w:t>promedio y la varianza total</w:t>
      </w:r>
      <w:r w:rsidRPr="00725EC0">
        <w:rPr>
          <w:rFonts w:ascii="Arial" w:eastAsiaTheme="minorEastAsia" w:hAnsi="Arial" w:cs="Arial"/>
          <w:sz w:val="24"/>
          <w:szCs w:val="24"/>
        </w:rPr>
        <w:t xml:space="preserve"> que sea represe</w:t>
      </w:r>
      <w:r w:rsidR="001117DD" w:rsidRPr="00725EC0">
        <w:rPr>
          <w:rFonts w:ascii="Arial" w:eastAsiaTheme="minorEastAsia" w:hAnsi="Arial" w:cs="Arial"/>
          <w:sz w:val="24"/>
          <w:szCs w:val="24"/>
        </w:rPr>
        <w:t>n</w:t>
      </w:r>
      <w:r w:rsidRPr="00725EC0">
        <w:rPr>
          <w:rFonts w:ascii="Arial" w:eastAsiaTheme="minorEastAsia" w:hAnsi="Arial" w:cs="Arial"/>
          <w:sz w:val="24"/>
          <w:szCs w:val="24"/>
        </w:rPr>
        <w:t xml:space="preserve">tativa de la población. Asimismo, cuando se desagrega la estructura de los estadísticos </w:t>
      </w:r>
      <m:oMath>
        <m:sSub>
          <m:sSubPr>
            <m:ctrlPr>
              <w:rPr>
                <w:rFonts w:ascii="Cambria Math" w:hAnsi="Cambria Math" w:cs="Arial"/>
                <w:sz w:val="24"/>
                <w:szCs w:val="24"/>
              </w:rPr>
            </m:ctrlPr>
          </m:sSubPr>
          <m:e>
            <m:r>
              <w:rPr>
                <w:rFonts w:ascii="Cambria Math" w:hAnsi="Cambria Math" w:cs="Arial"/>
                <w:sz w:val="24"/>
                <w:szCs w:val="24"/>
              </w:rPr>
              <m:t>B</m:t>
            </m:r>
          </m:e>
          <m:sub>
            <m:r>
              <w:rPr>
                <w:rFonts w:ascii="Cambria Math" w:hAnsi="Cambria Math" w:cs="Arial"/>
                <w:sz w:val="24"/>
                <w:szCs w:val="24"/>
              </w:rPr>
              <m:t>h.L</m:t>
            </m:r>
          </m:sub>
        </m:sSub>
      </m:oMath>
      <w:r w:rsidRPr="00725EC0">
        <w:rPr>
          <w:rFonts w:ascii="Arial" w:eastAsiaTheme="minorEastAsia" w:hAnsi="Arial" w:cs="Arial"/>
          <w:sz w:val="24"/>
          <w:szCs w:val="24"/>
        </w:rPr>
        <w:t xml:space="preserve"> y </w:t>
      </w:r>
      <m:oMath>
        <m:sSub>
          <m:sSubPr>
            <m:ctrlPr>
              <w:rPr>
                <w:rFonts w:ascii="Cambria Math" w:hAnsi="Cambria Math" w:cs="Arial"/>
                <w:sz w:val="24"/>
                <w:szCs w:val="24"/>
              </w:rPr>
            </m:ctrlPr>
          </m:sSubPr>
          <m:e>
            <m:r>
              <m:rPr>
                <m:sty m:val="p"/>
              </m:rPr>
              <w:rPr>
                <w:rFonts w:ascii="Cambria Math" w:hAnsi="Cambria Math" w:cs="Arial"/>
                <w:sz w:val="24"/>
                <w:szCs w:val="24"/>
              </w:rPr>
              <m:t>C</m:t>
            </m:r>
          </m:e>
          <m:sub>
            <m:r>
              <m:rPr>
                <m:sty m:val="p"/>
              </m:rPr>
              <w:rPr>
                <w:rFonts w:ascii="Cambria Math" w:hAnsi="Cambria Math" w:cs="Arial"/>
                <w:sz w:val="24"/>
                <w:szCs w:val="24"/>
              </w:rPr>
              <m:t>h.L</m:t>
            </m:r>
          </m:sub>
        </m:sSub>
      </m:oMath>
      <w:r w:rsidRPr="00725EC0">
        <w:rPr>
          <w:rFonts w:ascii="Arial" w:eastAsiaTheme="minorEastAsia" w:hAnsi="Arial" w:cs="Arial"/>
          <w:sz w:val="24"/>
          <w:szCs w:val="24"/>
        </w:rPr>
        <w:t xml:space="preserve"> se pueden considerar como una media y vari</w:t>
      </w:r>
      <w:r w:rsidR="00F37332">
        <w:rPr>
          <w:rFonts w:ascii="Arial" w:eastAsiaTheme="minorEastAsia" w:hAnsi="Arial" w:cs="Arial"/>
          <w:sz w:val="24"/>
          <w:szCs w:val="24"/>
        </w:rPr>
        <w:t>a</w:t>
      </w:r>
      <w:r w:rsidRPr="00725EC0">
        <w:rPr>
          <w:rFonts w:ascii="Arial" w:eastAsiaTheme="minorEastAsia" w:hAnsi="Arial" w:cs="Arial"/>
          <w:sz w:val="24"/>
          <w:szCs w:val="24"/>
        </w:rPr>
        <w:t>nza global</w:t>
      </w:r>
      <w:r w:rsidR="001117DD" w:rsidRPr="00725EC0">
        <w:rPr>
          <w:rFonts w:ascii="Arial" w:eastAsiaTheme="minorEastAsia" w:hAnsi="Arial" w:cs="Arial"/>
          <w:sz w:val="24"/>
          <w:szCs w:val="24"/>
        </w:rPr>
        <w:t>. A</w:t>
      </w:r>
      <w:r w:rsidRPr="00725EC0">
        <w:rPr>
          <w:rFonts w:ascii="Arial" w:eastAsiaTheme="minorEastAsia" w:hAnsi="Arial" w:cs="Arial"/>
          <w:sz w:val="24"/>
          <w:szCs w:val="24"/>
        </w:rPr>
        <w:t>dicionalmente</w:t>
      </w:r>
      <w:r w:rsidR="001117DD" w:rsidRPr="00725EC0">
        <w:rPr>
          <w:rFonts w:ascii="Arial" w:eastAsiaTheme="minorEastAsia" w:hAnsi="Arial" w:cs="Arial"/>
          <w:sz w:val="24"/>
          <w:szCs w:val="24"/>
        </w:rPr>
        <w:t>,</w:t>
      </w:r>
      <w:r w:rsidRPr="00725EC0">
        <w:rPr>
          <w:rFonts w:ascii="Arial" w:eastAsiaTheme="minorEastAsia" w:hAnsi="Arial" w:cs="Arial"/>
          <w:sz w:val="24"/>
          <w:szCs w:val="24"/>
        </w:rPr>
        <w:t xml:space="preserve"> </w:t>
      </w:r>
      <w:r w:rsidR="001117DD" w:rsidRPr="00725EC0">
        <w:rPr>
          <w:rFonts w:ascii="Arial" w:eastAsiaTheme="minorEastAsia" w:hAnsi="Arial" w:cs="Arial"/>
          <w:sz w:val="24"/>
          <w:szCs w:val="24"/>
        </w:rPr>
        <w:t xml:space="preserve">se debe </w:t>
      </w:r>
      <w:r w:rsidRPr="00725EC0">
        <w:rPr>
          <w:rFonts w:ascii="Arial" w:eastAsiaTheme="minorEastAsia" w:hAnsi="Arial" w:cs="Arial"/>
          <w:sz w:val="24"/>
          <w:szCs w:val="24"/>
        </w:rPr>
        <w:t>tener en cuenta que al tener estructuras globales de la media y la varianza el muestreo por etapas</w:t>
      </w:r>
      <w:r w:rsidR="000418DB">
        <w:rPr>
          <w:rFonts w:ascii="Arial" w:eastAsiaTheme="minorEastAsia" w:hAnsi="Arial" w:cs="Arial"/>
          <w:sz w:val="24"/>
          <w:szCs w:val="24"/>
        </w:rPr>
        <w:t>,</w:t>
      </w:r>
      <w:r w:rsidRPr="00725EC0">
        <w:rPr>
          <w:rFonts w:ascii="Arial" w:eastAsiaTheme="minorEastAsia" w:hAnsi="Arial" w:cs="Arial"/>
          <w:sz w:val="24"/>
          <w:szCs w:val="24"/>
        </w:rPr>
        <w:t xml:space="preserve"> será equivalente </w:t>
      </w:r>
      <w:r w:rsidR="007C5458" w:rsidRPr="00725EC0">
        <w:rPr>
          <w:rFonts w:ascii="Arial" w:eastAsiaTheme="minorEastAsia" w:hAnsi="Arial" w:cs="Arial"/>
          <w:sz w:val="24"/>
          <w:szCs w:val="24"/>
        </w:rPr>
        <w:t>asintóticamente</w:t>
      </w:r>
      <w:r w:rsidRPr="00725EC0">
        <w:rPr>
          <w:rFonts w:ascii="Arial" w:eastAsiaTheme="minorEastAsia" w:hAnsi="Arial" w:cs="Arial"/>
          <w:sz w:val="24"/>
          <w:szCs w:val="24"/>
        </w:rPr>
        <w:t xml:space="preserve"> al </w:t>
      </w:r>
      <w:r w:rsidR="007C5458" w:rsidRPr="00725EC0">
        <w:rPr>
          <w:rFonts w:ascii="Arial" w:eastAsiaTheme="minorEastAsia" w:hAnsi="Arial" w:cs="Arial"/>
          <w:sz w:val="24"/>
          <w:szCs w:val="24"/>
        </w:rPr>
        <w:t>cálculo</w:t>
      </w:r>
      <w:r w:rsidRPr="00725EC0">
        <w:rPr>
          <w:rFonts w:ascii="Arial" w:eastAsiaTheme="minorEastAsia" w:hAnsi="Arial" w:cs="Arial"/>
          <w:sz w:val="24"/>
          <w:szCs w:val="24"/>
        </w:rPr>
        <w:t xml:space="preserve"> de una muestra simple, para </w:t>
      </w:r>
      <w:r w:rsidR="001117DD" w:rsidRPr="00725EC0">
        <w:rPr>
          <w:rFonts w:ascii="Arial" w:eastAsiaTheme="minorEastAsia" w:hAnsi="Arial" w:cs="Arial"/>
          <w:sz w:val="24"/>
          <w:szCs w:val="24"/>
        </w:rPr>
        <w:t xml:space="preserve">lo cual </w:t>
      </w:r>
      <w:r w:rsidRPr="00725EC0">
        <w:rPr>
          <w:rFonts w:ascii="Arial" w:eastAsiaTheme="minorEastAsia" w:hAnsi="Arial" w:cs="Arial"/>
          <w:sz w:val="24"/>
          <w:szCs w:val="24"/>
        </w:rPr>
        <w:t xml:space="preserve">se </w:t>
      </w:r>
      <w:r w:rsidR="004871CE" w:rsidRPr="00725EC0">
        <w:rPr>
          <w:rFonts w:ascii="Arial" w:eastAsiaTheme="minorEastAsia" w:hAnsi="Arial" w:cs="Arial"/>
          <w:sz w:val="24"/>
          <w:szCs w:val="24"/>
        </w:rPr>
        <w:t xml:space="preserve">realizó </w:t>
      </w:r>
      <w:r w:rsidRPr="00725EC0">
        <w:rPr>
          <w:rFonts w:ascii="Arial" w:eastAsiaTheme="minorEastAsia" w:hAnsi="Arial" w:cs="Arial"/>
          <w:sz w:val="24"/>
          <w:szCs w:val="24"/>
        </w:rPr>
        <w:t>un</w:t>
      </w:r>
      <w:r w:rsidR="001117DD" w:rsidRPr="00725EC0">
        <w:rPr>
          <w:rFonts w:ascii="Arial" w:eastAsiaTheme="minorEastAsia" w:hAnsi="Arial" w:cs="Arial"/>
          <w:sz w:val="24"/>
          <w:szCs w:val="24"/>
        </w:rPr>
        <w:t xml:space="preserve">a </w:t>
      </w:r>
      <w:r w:rsidR="007C5458" w:rsidRPr="00725EC0">
        <w:rPr>
          <w:rFonts w:ascii="Arial" w:eastAsiaTheme="minorEastAsia" w:hAnsi="Arial" w:cs="Arial"/>
          <w:sz w:val="24"/>
          <w:szCs w:val="24"/>
        </w:rPr>
        <w:t>prueba</w:t>
      </w:r>
      <w:r w:rsidR="001117DD" w:rsidRPr="00725EC0">
        <w:rPr>
          <w:rFonts w:ascii="Arial" w:eastAsiaTheme="minorEastAsia" w:hAnsi="Arial" w:cs="Arial"/>
          <w:sz w:val="24"/>
          <w:szCs w:val="24"/>
        </w:rPr>
        <w:t xml:space="preserve"> de </w:t>
      </w:r>
      <w:r w:rsidR="004871CE" w:rsidRPr="00725EC0">
        <w:rPr>
          <w:rFonts w:ascii="Arial" w:eastAsiaTheme="minorEastAsia" w:hAnsi="Arial" w:cs="Arial"/>
          <w:sz w:val="24"/>
          <w:szCs w:val="24"/>
        </w:rPr>
        <w:t>potencia para el tamaño muestral</w:t>
      </w:r>
      <w:r w:rsidRPr="00725EC0">
        <w:rPr>
          <w:rFonts w:ascii="Arial" w:eastAsiaTheme="minorEastAsia" w:hAnsi="Arial" w:cs="Arial"/>
          <w:sz w:val="24"/>
          <w:szCs w:val="24"/>
        </w:rPr>
        <w:t xml:space="preserve"> </w:t>
      </w:r>
      <w:r w:rsidR="001117DD" w:rsidRPr="00725EC0">
        <w:rPr>
          <w:rFonts w:ascii="Arial" w:eastAsiaTheme="minorEastAsia" w:hAnsi="Arial" w:cs="Arial"/>
          <w:sz w:val="24"/>
          <w:szCs w:val="24"/>
        </w:rPr>
        <w:t>(</w:t>
      </w:r>
      <w:r w:rsidRPr="000418DB">
        <w:rPr>
          <w:rFonts w:ascii="Arial" w:eastAsiaTheme="minorEastAsia" w:hAnsi="Arial" w:cs="Arial"/>
          <w:i/>
          <w:sz w:val="24"/>
          <w:szCs w:val="24"/>
        </w:rPr>
        <w:t>power.t.test</w:t>
      </w:r>
      <w:r w:rsidR="001117DD" w:rsidRPr="00725EC0">
        <w:rPr>
          <w:rFonts w:ascii="Arial" w:eastAsiaTheme="minorEastAsia" w:hAnsi="Arial" w:cs="Arial"/>
          <w:sz w:val="24"/>
          <w:szCs w:val="24"/>
        </w:rPr>
        <w:t>)</w:t>
      </w:r>
      <w:r w:rsidR="004871CE" w:rsidRPr="00725EC0">
        <w:rPr>
          <w:rFonts w:ascii="Arial" w:eastAsiaTheme="minorEastAsia" w:hAnsi="Arial" w:cs="Arial"/>
          <w:sz w:val="24"/>
          <w:szCs w:val="24"/>
        </w:rPr>
        <w:t xml:space="preserve">, permitiendo definir estadísticamente </w:t>
      </w:r>
      <w:r w:rsidRPr="00725EC0">
        <w:rPr>
          <w:rFonts w:ascii="Arial" w:eastAsiaTheme="minorEastAsia" w:hAnsi="Arial" w:cs="Arial"/>
          <w:sz w:val="24"/>
          <w:szCs w:val="24"/>
        </w:rPr>
        <w:t xml:space="preserve">el tamaño de muestra </w:t>
      </w:r>
      <w:r w:rsidRPr="00725EC0">
        <w:rPr>
          <w:rFonts w:ascii="Arial" w:eastAsiaTheme="minorEastAsia" w:hAnsi="Arial" w:cs="Arial"/>
          <w:sz w:val="24"/>
          <w:szCs w:val="24"/>
        </w:rPr>
        <w:lastRenderedPageBreak/>
        <w:t xml:space="preserve">uniformemente más </w:t>
      </w:r>
      <w:r w:rsidR="009364B2" w:rsidRPr="00725EC0">
        <w:rPr>
          <w:rFonts w:ascii="Arial" w:eastAsiaTheme="minorEastAsia" w:hAnsi="Arial" w:cs="Arial"/>
          <w:sz w:val="24"/>
          <w:szCs w:val="24"/>
        </w:rPr>
        <w:t>potente</w:t>
      </w:r>
      <w:r w:rsidR="004871CE" w:rsidRPr="00725EC0">
        <w:rPr>
          <w:rStyle w:val="Refdenotaalpie"/>
          <w:rFonts w:ascii="Arial" w:eastAsiaTheme="minorEastAsia" w:hAnsi="Arial" w:cs="Arial"/>
          <w:sz w:val="24"/>
          <w:szCs w:val="24"/>
        </w:rPr>
        <w:footnoteReference w:id="9"/>
      </w:r>
      <w:r w:rsidRPr="00725EC0">
        <w:rPr>
          <w:rFonts w:ascii="Arial" w:eastAsiaTheme="minorEastAsia" w:hAnsi="Arial" w:cs="Arial"/>
          <w:sz w:val="24"/>
          <w:szCs w:val="24"/>
        </w:rPr>
        <w:t>.</w:t>
      </w:r>
      <w:r w:rsidR="009364B2" w:rsidRPr="00725EC0">
        <w:rPr>
          <w:rFonts w:ascii="Arial" w:eastAsiaTheme="minorEastAsia" w:hAnsi="Arial" w:cs="Arial"/>
          <w:sz w:val="24"/>
          <w:szCs w:val="24"/>
        </w:rPr>
        <w:t xml:space="preserve"> Estos resultados fueron validados mediante una prueba de hipótesis a dos colas para validar diferencia </w:t>
      </w:r>
      <w:r w:rsidR="00F37332" w:rsidRPr="00725EC0">
        <w:rPr>
          <w:rFonts w:ascii="Arial" w:eastAsiaTheme="minorEastAsia" w:hAnsi="Arial" w:cs="Arial"/>
          <w:sz w:val="24"/>
          <w:szCs w:val="24"/>
        </w:rPr>
        <w:t>estadística</w:t>
      </w:r>
      <w:r w:rsidR="009364B2" w:rsidRPr="00725EC0">
        <w:rPr>
          <w:rFonts w:ascii="Arial" w:eastAsiaTheme="minorEastAsia" w:hAnsi="Arial" w:cs="Arial"/>
          <w:sz w:val="24"/>
          <w:szCs w:val="24"/>
        </w:rPr>
        <w:t xml:space="preserve"> entre las poblaciones analizadas.  </w:t>
      </w:r>
    </w:p>
    <w:p w14:paraId="0DF3A454" w14:textId="4EF24048" w:rsidR="00F81FC9" w:rsidRPr="00186B44" w:rsidRDefault="004871CE" w:rsidP="00A656D9">
      <w:pPr>
        <w:spacing w:line="276" w:lineRule="auto"/>
        <w:ind w:left="708" w:hanging="708"/>
        <w:jc w:val="both"/>
        <w:rPr>
          <w:rFonts w:ascii="Arial" w:hAnsi="Arial"/>
          <w:sz w:val="24"/>
        </w:rPr>
      </w:pPr>
      <w:r w:rsidRPr="00186B44">
        <w:rPr>
          <w:rFonts w:ascii="Arial" w:hAnsi="Arial"/>
          <w:sz w:val="24"/>
        </w:rPr>
        <w:t>Finalmente</w:t>
      </w:r>
      <w:r w:rsidR="004B28B3" w:rsidRPr="00186B44">
        <w:rPr>
          <w:rFonts w:ascii="Arial" w:hAnsi="Arial"/>
          <w:sz w:val="24"/>
        </w:rPr>
        <w:t xml:space="preserve">, se presentan </w:t>
      </w:r>
      <w:r w:rsidRPr="00186B44">
        <w:rPr>
          <w:rFonts w:ascii="Arial" w:hAnsi="Arial"/>
          <w:sz w:val="24"/>
        </w:rPr>
        <w:t xml:space="preserve">el </w:t>
      </w:r>
      <w:r w:rsidR="004B28B3" w:rsidRPr="00186B44">
        <w:rPr>
          <w:rFonts w:ascii="Arial" w:hAnsi="Arial"/>
          <w:sz w:val="24"/>
        </w:rPr>
        <w:t xml:space="preserve">código de programación </w:t>
      </w:r>
      <w:r w:rsidRPr="00186B44">
        <w:rPr>
          <w:rFonts w:ascii="Arial" w:hAnsi="Arial"/>
          <w:sz w:val="24"/>
        </w:rPr>
        <w:t xml:space="preserve">utilizado en el cálculo </w:t>
      </w:r>
      <w:r w:rsidR="00F37332" w:rsidRPr="00186B44">
        <w:rPr>
          <w:rFonts w:ascii="Arial" w:hAnsi="Arial"/>
          <w:sz w:val="24"/>
        </w:rPr>
        <w:t>y obtención</w:t>
      </w:r>
      <w:r w:rsidR="004B28B3" w:rsidRPr="00186B44">
        <w:rPr>
          <w:rFonts w:ascii="Arial" w:hAnsi="Arial"/>
          <w:sz w:val="24"/>
        </w:rPr>
        <w:t xml:space="preserve"> de la muestra representativa</w:t>
      </w:r>
      <w:r w:rsidR="004B28B3" w:rsidRPr="00186B44">
        <w:rPr>
          <w:rStyle w:val="Refdenotaalpie"/>
          <w:rFonts w:ascii="Arial" w:eastAsia="Times New Roman" w:hAnsi="Arial" w:cs="Arial"/>
          <w:szCs w:val="24"/>
          <w:lang w:val="es-CL" w:eastAsia="es-MX"/>
        </w:rPr>
        <w:footnoteReference w:id="10"/>
      </w:r>
      <w:r w:rsidRPr="00186B44">
        <w:rPr>
          <w:rStyle w:val="Refdenotaalpie"/>
          <w:rFonts w:eastAsia="Times New Roman" w:cs="Arial"/>
          <w:szCs w:val="24"/>
          <w:lang w:val="es-CL" w:eastAsia="es-MX"/>
        </w:rPr>
        <w:t>.</w:t>
      </w:r>
      <w:r w:rsidRPr="00186B44">
        <w:rPr>
          <w:rFonts w:ascii="Arial" w:hAnsi="Arial"/>
          <w:sz w:val="24"/>
        </w:rPr>
        <w:t xml:space="preserve"> </w:t>
      </w:r>
    </w:p>
    <w:p w14:paraId="77B69CBB" w14:textId="3FE5CFBE" w:rsidR="00433CB1" w:rsidRPr="005C7DB3" w:rsidRDefault="00433CB1" w:rsidP="00433CB1">
      <w:pPr>
        <w:pStyle w:val="SourceCode"/>
        <w:rPr>
          <w:rFonts w:cs="Consolas"/>
          <w:sz w:val="20"/>
          <w:szCs w:val="20"/>
          <w:lang w:val="en-US"/>
        </w:rPr>
      </w:pPr>
      <w:r w:rsidRPr="005C7DB3">
        <w:rPr>
          <w:rStyle w:val="DocumentationTok"/>
          <w:rFonts w:cs="Consolas"/>
          <w:b w:val="0"/>
          <w:i w:val="0"/>
          <w:sz w:val="20"/>
          <w:szCs w:val="20"/>
          <w:lang w:val="en-US"/>
        </w:rPr>
        <w:t xml:space="preserve">## packages </w:t>
      </w:r>
      <w:proofErr w:type="spellStart"/>
      <w:r w:rsidRPr="005C7DB3">
        <w:rPr>
          <w:rStyle w:val="DocumentationTok"/>
          <w:rFonts w:cs="Consolas"/>
          <w:b w:val="0"/>
          <w:i w:val="0"/>
          <w:sz w:val="20"/>
          <w:szCs w:val="20"/>
          <w:lang w:val="en-US"/>
        </w:rPr>
        <w:t>necesaries</w:t>
      </w:r>
      <w:proofErr w:type="spellEnd"/>
      <w:r w:rsidRPr="005C7DB3">
        <w:rPr>
          <w:rFonts w:cs="Consolas"/>
          <w:sz w:val="20"/>
          <w:szCs w:val="20"/>
          <w:lang w:val="en-US"/>
        </w:rPr>
        <w:br/>
      </w:r>
      <w:r w:rsidRPr="005C7DB3">
        <w:rPr>
          <w:rStyle w:val="NormalTok"/>
          <w:rFonts w:cs="Consolas"/>
          <w:sz w:val="20"/>
          <w:szCs w:val="20"/>
          <w:lang w:val="en-US"/>
        </w:rPr>
        <w:t xml:space="preserve">packages </w:t>
      </w:r>
      <w:r w:rsidRPr="005C7DB3">
        <w:rPr>
          <w:rStyle w:val="OtherTok"/>
          <w:rFonts w:cs="Consolas"/>
          <w:sz w:val="20"/>
          <w:szCs w:val="20"/>
          <w:lang w:val="en-US"/>
        </w:rPr>
        <w:t>=</w:t>
      </w:r>
      <w:r w:rsidRPr="005C7DB3">
        <w:rPr>
          <w:rStyle w:val="NormalTok"/>
          <w:rFonts w:cs="Consolas"/>
          <w:sz w:val="20"/>
          <w:szCs w:val="20"/>
          <w:lang w:val="en-US"/>
        </w:rPr>
        <w:t xml:space="preserve"> </w:t>
      </w:r>
      <w:r w:rsidRPr="005C7DB3">
        <w:rPr>
          <w:rStyle w:val="FunctionTok"/>
          <w:rFonts w:cs="Consolas"/>
          <w:sz w:val="20"/>
          <w:szCs w:val="20"/>
          <w:lang w:val="en-US"/>
        </w:rPr>
        <w:t>c</w:t>
      </w:r>
      <w:r w:rsidRPr="005C7DB3">
        <w:rPr>
          <w:rStyle w:val="NormalTok"/>
          <w:rFonts w:cs="Consolas"/>
          <w:sz w:val="20"/>
          <w:szCs w:val="20"/>
          <w:lang w:val="en-US"/>
        </w:rPr>
        <w:t>(</w:t>
      </w:r>
      <w:r w:rsidRPr="005C7DB3">
        <w:rPr>
          <w:rStyle w:val="StringTok"/>
          <w:rFonts w:cs="Consolas"/>
          <w:sz w:val="20"/>
          <w:szCs w:val="20"/>
          <w:lang w:val="en-US"/>
        </w:rPr>
        <w:t>"</w:t>
      </w:r>
      <w:proofErr w:type="spellStart"/>
      <w:r w:rsidRPr="005C7DB3">
        <w:rPr>
          <w:rStyle w:val="StringTok"/>
          <w:rFonts w:cs="Consolas"/>
          <w:sz w:val="20"/>
          <w:szCs w:val="20"/>
          <w:lang w:val="en-US"/>
        </w:rPr>
        <w:t>tidyverse</w:t>
      </w:r>
      <w:proofErr w:type="spellEnd"/>
      <w:r w:rsidRPr="005C7DB3">
        <w:rPr>
          <w:rStyle w:val="StringTok"/>
          <w:rFonts w:cs="Consolas"/>
          <w:sz w:val="20"/>
          <w:szCs w:val="20"/>
          <w:lang w:val="en-US"/>
        </w:rPr>
        <w:t>"</w:t>
      </w:r>
      <w:r w:rsidRPr="005C7DB3">
        <w:rPr>
          <w:rStyle w:val="NormalTok"/>
          <w:rFonts w:cs="Consolas"/>
          <w:sz w:val="20"/>
          <w:szCs w:val="20"/>
          <w:lang w:val="en-US"/>
        </w:rPr>
        <w:t xml:space="preserve">, </w:t>
      </w:r>
      <w:r w:rsidRPr="005C7DB3">
        <w:rPr>
          <w:rStyle w:val="StringTok"/>
          <w:rFonts w:cs="Consolas"/>
          <w:sz w:val="20"/>
          <w:szCs w:val="20"/>
          <w:lang w:val="en-US"/>
        </w:rPr>
        <w:t>"</w:t>
      </w:r>
      <w:proofErr w:type="spellStart"/>
      <w:r w:rsidRPr="005C7DB3">
        <w:rPr>
          <w:rStyle w:val="StringTok"/>
          <w:rFonts w:cs="Consolas"/>
          <w:sz w:val="20"/>
          <w:szCs w:val="20"/>
          <w:lang w:val="en-US"/>
        </w:rPr>
        <w:t>pwr</w:t>
      </w:r>
      <w:proofErr w:type="spellEnd"/>
      <w:r w:rsidRPr="005C7DB3">
        <w:rPr>
          <w:rStyle w:val="StringTok"/>
          <w:rFonts w:cs="Consolas"/>
          <w:sz w:val="20"/>
          <w:szCs w:val="20"/>
          <w:lang w:val="en-US"/>
        </w:rPr>
        <w:t>"</w:t>
      </w:r>
      <w:r w:rsidRPr="005C7DB3">
        <w:rPr>
          <w:rStyle w:val="NormalTok"/>
          <w:rFonts w:cs="Consolas"/>
          <w:sz w:val="20"/>
          <w:szCs w:val="20"/>
          <w:lang w:val="en-US"/>
        </w:rPr>
        <w:t>,</w:t>
      </w:r>
      <w:r w:rsidRPr="005C7DB3">
        <w:rPr>
          <w:rFonts w:cs="Consolas"/>
          <w:sz w:val="20"/>
          <w:szCs w:val="20"/>
          <w:lang w:val="en-US"/>
        </w:rPr>
        <w:br/>
      </w:r>
      <w:r w:rsidRPr="005C7DB3">
        <w:rPr>
          <w:rStyle w:val="NormalTok"/>
          <w:rFonts w:cs="Consolas"/>
          <w:sz w:val="20"/>
          <w:szCs w:val="20"/>
          <w:lang w:val="en-US"/>
        </w:rPr>
        <w:t xml:space="preserve">             </w:t>
      </w:r>
      <w:r w:rsidRPr="005C7DB3">
        <w:rPr>
          <w:rStyle w:val="StringTok"/>
          <w:rFonts w:cs="Consolas"/>
          <w:sz w:val="20"/>
          <w:szCs w:val="20"/>
          <w:lang w:val="en-US"/>
        </w:rPr>
        <w:t>"</w:t>
      </w:r>
      <w:proofErr w:type="spellStart"/>
      <w:r w:rsidRPr="005C7DB3">
        <w:rPr>
          <w:rStyle w:val="StringTok"/>
          <w:rFonts w:cs="Consolas"/>
          <w:sz w:val="20"/>
          <w:szCs w:val="20"/>
          <w:lang w:val="en-US"/>
        </w:rPr>
        <w:t>Sample.Size</w:t>
      </w:r>
      <w:proofErr w:type="spellEnd"/>
      <w:r w:rsidRPr="005C7DB3">
        <w:rPr>
          <w:rStyle w:val="StringTok"/>
          <w:rFonts w:cs="Consolas"/>
          <w:sz w:val="20"/>
          <w:szCs w:val="20"/>
          <w:lang w:val="en-US"/>
        </w:rPr>
        <w:t>"</w:t>
      </w:r>
      <w:r w:rsidRPr="005C7DB3">
        <w:rPr>
          <w:rStyle w:val="NormalTok"/>
          <w:rFonts w:cs="Consolas"/>
          <w:sz w:val="20"/>
          <w:szCs w:val="20"/>
          <w:lang w:val="en-US"/>
        </w:rPr>
        <w:t xml:space="preserve">, </w:t>
      </w:r>
      <w:r w:rsidRPr="005C7DB3">
        <w:rPr>
          <w:rStyle w:val="StringTok"/>
          <w:rFonts w:cs="Consolas"/>
          <w:sz w:val="20"/>
          <w:szCs w:val="20"/>
          <w:lang w:val="en-US"/>
        </w:rPr>
        <w:t>"sampling"</w:t>
      </w:r>
      <w:r w:rsidRPr="005C7DB3">
        <w:rPr>
          <w:rStyle w:val="NormalTok"/>
          <w:rFonts w:cs="Consolas"/>
          <w:sz w:val="20"/>
          <w:szCs w:val="20"/>
          <w:lang w:val="en-US"/>
        </w:rPr>
        <w:t>,</w:t>
      </w:r>
      <w:r w:rsidRPr="005C7DB3">
        <w:rPr>
          <w:rStyle w:val="StringTok"/>
          <w:rFonts w:cs="Consolas"/>
          <w:sz w:val="20"/>
          <w:szCs w:val="20"/>
          <w:lang w:val="en-US"/>
        </w:rPr>
        <w:t>"</w:t>
      </w:r>
      <w:proofErr w:type="spellStart"/>
      <w:r w:rsidRPr="005C7DB3">
        <w:rPr>
          <w:rStyle w:val="StringTok"/>
          <w:rFonts w:cs="Consolas"/>
          <w:sz w:val="20"/>
          <w:szCs w:val="20"/>
          <w:lang w:val="en-US"/>
        </w:rPr>
        <w:t>samplesize</w:t>
      </w:r>
      <w:proofErr w:type="spellEnd"/>
      <w:r w:rsidRPr="005C7DB3">
        <w:rPr>
          <w:rStyle w:val="StringTok"/>
          <w:rFonts w:cs="Consolas"/>
          <w:sz w:val="20"/>
          <w:szCs w:val="20"/>
          <w:lang w:val="en-US"/>
        </w:rPr>
        <w:t>"</w:t>
      </w:r>
      <w:r w:rsidRPr="005C7DB3">
        <w:rPr>
          <w:rStyle w:val="NormalTok"/>
          <w:rFonts w:cs="Consolas"/>
          <w:sz w:val="20"/>
          <w:szCs w:val="20"/>
          <w:lang w:val="en-US"/>
        </w:rPr>
        <w:t>)</w:t>
      </w:r>
      <w:r w:rsidRPr="005C7DB3">
        <w:rPr>
          <w:rFonts w:cs="Consolas"/>
          <w:sz w:val="20"/>
          <w:szCs w:val="20"/>
          <w:lang w:val="en-US"/>
        </w:rPr>
        <w:br/>
      </w:r>
      <w:r w:rsidRPr="005C7DB3">
        <w:rPr>
          <w:rFonts w:cs="Consolas"/>
          <w:sz w:val="20"/>
          <w:szCs w:val="20"/>
          <w:lang w:val="en-US"/>
        </w:rPr>
        <w:br/>
      </w:r>
      <w:r w:rsidRPr="005C7DB3">
        <w:rPr>
          <w:rStyle w:val="DocumentationTok"/>
          <w:rFonts w:cs="Consolas"/>
          <w:b w:val="0"/>
          <w:i w:val="0"/>
          <w:sz w:val="20"/>
          <w:szCs w:val="20"/>
          <w:lang w:val="en-US"/>
        </w:rPr>
        <w:t xml:space="preserve">## Now load or </w:t>
      </w:r>
      <w:proofErr w:type="spellStart"/>
      <w:r w:rsidRPr="005C7DB3">
        <w:rPr>
          <w:rStyle w:val="DocumentationTok"/>
          <w:rFonts w:cs="Consolas"/>
          <w:b w:val="0"/>
          <w:i w:val="0"/>
          <w:sz w:val="20"/>
          <w:szCs w:val="20"/>
          <w:lang w:val="en-US"/>
        </w:rPr>
        <w:t>install&amp;load</w:t>
      </w:r>
      <w:proofErr w:type="spellEnd"/>
      <w:r w:rsidRPr="005C7DB3">
        <w:rPr>
          <w:rStyle w:val="DocumentationTok"/>
          <w:rFonts w:cs="Consolas"/>
          <w:b w:val="0"/>
          <w:i w:val="0"/>
          <w:sz w:val="20"/>
          <w:szCs w:val="20"/>
          <w:lang w:val="en-US"/>
        </w:rPr>
        <w:t xml:space="preserve"> all</w:t>
      </w:r>
      <w:r w:rsidRPr="005C7DB3">
        <w:rPr>
          <w:rFonts w:cs="Consolas"/>
          <w:sz w:val="20"/>
          <w:szCs w:val="20"/>
          <w:lang w:val="en-US"/>
        </w:rPr>
        <w:br/>
      </w:r>
      <w:proofErr w:type="spellStart"/>
      <w:r w:rsidRPr="005C7DB3">
        <w:rPr>
          <w:rStyle w:val="NormalTok"/>
          <w:rFonts w:cs="Consolas"/>
          <w:sz w:val="20"/>
          <w:szCs w:val="20"/>
          <w:lang w:val="en-US"/>
        </w:rPr>
        <w:t>package.check</w:t>
      </w:r>
      <w:proofErr w:type="spellEnd"/>
      <w:r w:rsidRPr="005C7DB3">
        <w:rPr>
          <w:rStyle w:val="NormalTok"/>
          <w:rFonts w:cs="Consolas"/>
          <w:sz w:val="20"/>
          <w:szCs w:val="20"/>
          <w:lang w:val="en-US"/>
        </w:rPr>
        <w:t xml:space="preserve"> </w:t>
      </w:r>
      <w:r w:rsidRPr="005C7DB3">
        <w:rPr>
          <w:rStyle w:val="OtherTok"/>
          <w:rFonts w:cs="Consolas"/>
          <w:sz w:val="20"/>
          <w:szCs w:val="20"/>
          <w:lang w:val="en-US"/>
        </w:rPr>
        <w:t>&lt;-</w:t>
      </w:r>
      <w:r w:rsidRPr="005C7DB3">
        <w:rPr>
          <w:rStyle w:val="NormalTok"/>
          <w:rFonts w:cs="Consolas"/>
          <w:sz w:val="20"/>
          <w:szCs w:val="20"/>
          <w:lang w:val="en-US"/>
        </w:rPr>
        <w:t xml:space="preserve"> </w:t>
      </w:r>
      <w:proofErr w:type="spellStart"/>
      <w:r w:rsidRPr="005C7DB3">
        <w:rPr>
          <w:rStyle w:val="FunctionTok"/>
          <w:rFonts w:cs="Consolas"/>
          <w:sz w:val="20"/>
          <w:szCs w:val="20"/>
          <w:lang w:val="en-US"/>
        </w:rPr>
        <w:t>lapply</w:t>
      </w:r>
      <w:proofErr w:type="spellEnd"/>
      <w:r w:rsidRPr="005C7DB3">
        <w:rPr>
          <w:rStyle w:val="NormalTok"/>
          <w:rFonts w:cs="Consolas"/>
          <w:sz w:val="20"/>
          <w:szCs w:val="20"/>
          <w:lang w:val="en-US"/>
        </w:rPr>
        <w:t>(</w:t>
      </w:r>
      <w:r w:rsidRPr="005C7DB3">
        <w:rPr>
          <w:rFonts w:cs="Consolas"/>
          <w:sz w:val="20"/>
          <w:szCs w:val="20"/>
          <w:lang w:val="en-US"/>
        </w:rPr>
        <w:br/>
      </w:r>
      <w:r w:rsidRPr="005C7DB3">
        <w:rPr>
          <w:rStyle w:val="NormalTok"/>
          <w:rFonts w:cs="Consolas"/>
          <w:sz w:val="20"/>
          <w:szCs w:val="20"/>
          <w:lang w:val="en-US"/>
        </w:rPr>
        <w:t xml:space="preserve">  packages,</w:t>
      </w:r>
      <w:r w:rsidRPr="005C7DB3">
        <w:rPr>
          <w:rFonts w:cs="Consolas"/>
          <w:sz w:val="20"/>
          <w:szCs w:val="20"/>
          <w:lang w:val="en-US"/>
        </w:rPr>
        <w:br/>
      </w:r>
      <w:r w:rsidRPr="005C7DB3">
        <w:rPr>
          <w:rStyle w:val="NormalTok"/>
          <w:rFonts w:cs="Consolas"/>
          <w:sz w:val="20"/>
          <w:szCs w:val="20"/>
          <w:lang w:val="en-US"/>
        </w:rPr>
        <w:t xml:space="preserve">  </w:t>
      </w:r>
      <w:r w:rsidRPr="005C7DB3">
        <w:rPr>
          <w:rStyle w:val="AttributeTok"/>
          <w:rFonts w:cs="Consolas"/>
          <w:sz w:val="20"/>
          <w:szCs w:val="20"/>
          <w:lang w:val="en-US"/>
        </w:rPr>
        <w:t>FUN =</w:t>
      </w:r>
      <w:r w:rsidRPr="005C7DB3">
        <w:rPr>
          <w:rStyle w:val="NormalTok"/>
          <w:rFonts w:cs="Consolas"/>
          <w:sz w:val="20"/>
          <w:szCs w:val="20"/>
          <w:lang w:val="en-US"/>
        </w:rPr>
        <w:t xml:space="preserve"> </w:t>
      </w:r>
      <w:r w:rsidRPr="005C7DB3">
        <w:rPr>
          <w:rStyle w:val="ControlFlowTok"/>
          <w:rFonts w:cs="Consolas"/>
          <w:b w:val="0"/>
          <w:sz w:val="20"/>
          <w:szCs w:val="20"/>
          <w:lang w:val="en-US"/>
        </w:rPr>
        <w:t>function</w:t>
      </w:r>
      <w:r w:rsidRPr="005C7DB3">
        <w:rPr>
          <w:rStyle w:val="NormalTok"/>
          <w:rFonts w:cs="Consolas"/>
          <w:sz w:val="20"/>
          <w:szCs w:val="20"/>
          <w:lang w:val="en-US"/>
        </w:rPr>
        <w:t>(x) {</w:t>
      </w:r>
      <w:r w:rsidRPr="005C7DB3">
        <w:rPr>
          <w:rFonts w:cs="Consolas"/>
          <w:sz w:val="20"/>
          <w:szCs w:val="20"/>
          <w:lang w:val="en-US"/>
        </w:rPr>
        <w:br/>
      </w:r>
      <w:r w:rsidRPr="005C7DB3">
        <w:rPr>
          <w:rStyle w:val="NormalTok"/>
          <w:rFonts w:cs="Consolas"/>
          <w:sz w:val="20"/>
          <w:szCs w:val="20"/>
          <w:lang w:val="en-US"/>
        </w:rPr>
        <w:t xml:space="preserve">    </w:t>
      </w:r>
      <w:r w:rsidRPr="005C7DB3">
        <w:rPr>
          <w:rStyle w:val="ControlFlowTok"/>
          <w:rFonts w:cs="Consolas"/>
          <w:b w:val="0"/>
          <w:sz w:val="20"/>
          <w:szCs w:val="20"/>
          <w:lang w:val="en-US"/>
        </w:rPr>
        <w:t>if</w:t>
      </w:r>
      <w:r w:rsidRPr="005C7DB3">
        <w:rPr>
          <w:rStyle w:val="NormalTok"/>
          <w:rFonts w:cs="Consolas"/>
          <w:sz w:val="20"/>
          <w:szCs w:val="20"/>
          <w:lang w:val="en-US"/>
        </w:rPr>
        <w:t xml:space="preserve"> (</w:t>
      </w:r>
      <w:r w:rsidRPr="005C7DB3">
        <w:rPr>
          <w:rStyle w:val="SpecialCharTok"/>
          <w:rFonts w:cs="Consolas"/>
          <w:sz w:val="20"/>
          <w:szCs w:val="20"/>
          <w:lang w:val="en-US"/>
        </w:rPr>
        <w:t>!</w:t>
      </w:r>
      <w:r w:rsidRPr="005C7DB3">
        <w:rPr>
          <w:rStyle w:val="FunctionTok"/>
          <w:rFonts w:cs="Consolas"/>
          <w:sz w:val="20"/>
          <w:szCs w:val="20"/>
          <w:lang w:val="en-US"/>
        </w:rPr>
        <w:t>require</w:t>
      </w:r>
      <w:r w:rsidRPr="005C7DB3">
        <w:rPr>
          <w:rStyle w:val="NormalTok"/>
          <w:rFonts w:cs="Consolas"/>
          <w:sz w:val="20"/>
          <w:szCs w:val="20"/>
          <w:lang w:val="en-US"/>
        </w:rPr>
        <w:t xml:space="preserve">(x, </w:t>
      </w:r>
      <w:proofErr w:type="spellStart"/>
      <w:r w:rsidRPr="005C7DB3">
        <w:rPr>
          <w:rStyle w:val="AttributeTok"/>
          <w:rFonts w:cs="Consolas"/>
          <w:sz w:val="20"/>
          <w:szCs w:val="20"/>
          <w:lang w:val="en-US"/>
        </w:rPr>
        <w:t>character.only</w:t>
      </w:r>
      <w:proofErr w:type="spellEnd"/>
      <w:r w:rsidRPr="005C7DB3">
        <w:rPr>
          <w:rStyle w:val="AttributeTok"/>
          <w:rFonts w:cs="Consolas"/>
          <w:sz w:val="20"/>
          <w:szCs w:val="20"/>
          <w:lang w:val="en-US"/>
        </w:rPr>
        <w:t xml:space="preserve"> =</w:t>
      </w:r>
      <w:r w:rsidRPr="005C7DB3">
        <w:rPr>
          <w:rStyle w:val="NormalTok"/>
          <w:rFonts w:cs="Consolas"/>
          <w:sz w:val="20"/>
          <w:szCs w:val="20"/>
          <w:lang w:val="en-US"/>
        </w:rPr>
        <w:t xml:space="preserve"> </w:t>
      </w:r>
      <w:r w:rsidRPr="005C7DB3">
        <w:rPr>
          <w:rStyle w:val="ConstantTok"/>
          <w:rFonts w:cs="Consolas"/>
          <w:sz w:val="20"/>
          <w:szCs w:val="20"/>
          <w:lang w:val="en-US"/>
        </w:rPr>
        <w:t>TRUE</w:t>
      </w:r>
      <w:r w:rsidRPr="005C7DB3">
        <w:rPr>
          <w:rStyle w:val="NormalTok"/>
          <w:rFonts w:cs="Consolas"/>
          <w:sz w:val="20"/>
          <w:szCs w:val="20"/>
          <w:lang w:val="en-US"/>
        </w:rPr>
        <w:t>)) {</w:t>
      </w:r>
      <w:r w:rsidRPr="005C7DB3">
        <w:rPr>
          <w:rFonts w:cs="Consolas"/>
          <w:sz w:val="20"/>
          <w:szCs w:val="20"/>
          <w:lang w:val="en-US"/>
        </w:rPr>
        <w:br/>
      </w:r>
      <w:r w:rsidRPr="005C7DB3">
        <w:rPr>
          <w:rStyle w:val="NormalTok"/>
          <w:rFonts w:cs="Consolas"/>
          <w:sz w:val="20"/>
          <w:szCs w:val="20"/>
          <w:lang w:val="en-US"/>
        </w:rPr>
        <w:t xml:space="preserve">      </w:t>
      </w:r>
      <w:proofErr w:type="spellStart"/>
      <w:r w:rsidRPr="005C7DB3">
        <w:rPr>
          <w:rStyle w:val="FunctionTok"/>
          <w:rFonts w:cs="Consolas"/>
          <w:sz w:val="20"/>
          <w:szCs w:val="20"/>
          <w:lang w:val="en-US"/>
        </w:rPr>
        <w:t>install.packages</w:t>
      </w:r>
      <w:proofErr w:type="spellEnd"/>
      <w:r w:rsidRPr="005C7DB3">
        <w:rPr>
          <w:rStyle w:val="NormalTok"/>
          <w:rFonts w:cs="Consolas"/>
          <w:sz w:val="20"/>
          <w:szCs w:val="20"/>
          <w:lang w:val="en-US"/>
        </w:rPr>
        <w:t xml:space="preserve">(x, </w:t>
      </w:r>
      <w:r w:rsidRPr="005C7DB3">
        <w:rPr>
          <w:rStyle w:val="AttributeTok"/>
          <w:rFonts w:cs="Consolas"/>
          <w:sz w:val="20"/>
          <w:szCs w:val="20"/>
          <w:lang w:val="en-US"/>
        </w:rPr>
        <w:t>dependencies =</w:t>
      </w:r>
      <w:r w:rsidRPr="005C7DB3">
        <w:rPr>
          <w:rStyle w:val="NormalTok"/>
          <w:rFonts w:cs="Consolas"/>
          <w:sz w:val="20"/>
          <w:szCs w:val="20"/>
          <w:lang w:val="en-US"/>
        </w:rPr>
        <w:t xml:space="preserve"> </w:t>
      </w:r>
      <w:r w:rsidRPr="005C7DB3">
        <w:rPr>
          <w:rStyle w:val="ConstantTok"/>
          <w:rFonts w:cs="Consolas"/>
          <w:sz w:val="20"/>
          <w:szCs w:val="20"/>
          <w:lang w:val="en-US"/>
        </w:rPr>
        <w:t>TRUE</w:t>
      </w:r>
      <w:r w:rsidRPr="005C7DB3">
        <w:rPr>
          <w:rStyle w:val="NormalTok"/>
          <w:rFonts w:cs="Consolas"/>
          <w:sz w:val="20"/>
          <w:szCs w:val="20"/>
          <w:lang w:val="en-US"/>
        </w:rPr>
        <w:t>)</w:t>
      </w:r>
      <w:r w:rsidRPr="005C7DB3">
        <w:rPr>
          <w:rFonts w:cs="Consolas"/>
          <w:sz w:val="20"/>
          <w:szCs w:val="20"/>
          <w:lang w:val="en-US"/>
        </w:rPr>
        <w:br/>
      </w:r>
      <w:r w:rsidRPr="005C7DB3">
        <w:rPr>
          <w:rStyle w:val="NormalTok"/>
          <w:rFonts w:cs="Consolas"/>
          <w:sz w:val="20"/>
          <w:szCs w:val="20"/>
          <w:lang w:val="en-US"/>
        </w:rPr>
        <w:t xml:space="preserve">      </w:t>
      </w:r>
      <w:r w:rsidRPr="005C7DB3">
        <w:rPr>
          <w:rStyle w:val="FunctionTok"/>
          <w:rFonts w:cs="Consolas"/>
          <w:sz w:val="20"/>
          <w:szCs w:val="20"/>
          <w:lang w:val="en-US"/>
        </w:rPr>
        <w:t>library</w:t>
      </w:r>
      <w:r w:rsidRPr="005C7DB3">
        <w:rPr>
          <w:rStyle w:val="NormalTok"/>
          <w:rFonts w:cs="Consolas"/>
          <w:sz w:val="20"/>
          <w:szCs w:val="20"/>
          <w:lang w:val="en-US"/>
        </w:rPr>
        <w:t xml:space="preserve">(x, </w:t>
      </w:r>
      <w:proofErr w:type="spellStart"/>
      <w:r w:rsidRPr="005C7DB3">
        <w:rPr>
          <w:rStyle w:val="AttributeTok"/>
          <w:rFonts w:cs="Consolas"/>
          <w:sz w:val="20"/>
          <w:szCs w:val="20"/>
          <w:lang w:val="en-US"/>
        </w:rPr>
        <w:t>character.only</w:t>
      </w:r>
      <w:proofErr w:type="spellEnd"/>
      <w:r w:rsidRPr="005C7DB3">
        <w:rPr>
          <w:rStyle w:val="AttributeTok"/>
          <w:rFonts w:cs="Consolas"/>
          <w:sz w:val="20"/>
          <w:szCs w:val="20"/>
          <w:lang w:val="en-US"/>
        </w:rPr>
        <w:t xml:space="preserve"> =</w:t>
      </w:r>
      <w:r w:rsidRPr="005C7DB3">
        <w:rPr>
          <w:rStyle w:val="NormalTok"/>
          <w:rFonts w:cs="Consolas"/>
          <w:sz w:val="20"/>
          <w:szCs w:val="20"/>
          <w:lang w:val="en-US"/>
        </w:rPr>
        <w:t xml:space="preserve"> </w:t>
      </w:r>
      <w:r w:rsidRPr="005C7DB3">
        <w:rPr>
          <w:rStyle w:val="ConstantTok"/>
          <w:rFonts w:cs="Consolas"/>
          <w:sz w:val="20"/>
          <w:szCs w:val="20"/>
          <w:lang w:val="en-US"/>
        </w:rPr>
        <w:t>TRUE</w:t>
      </w:r>
      <w:r w:rsidRPr="005C7DB3">
        <w:rPr>
          <w:rStyle w:val="NormalTok"/>
          <w:rFonts w:cs="Consolas"/>
          <w:sz w:val="20"/>
          <w:szCs w:val="20"/>
          <w:lang w:val="en-US"/>
        </w:rPr>
        <w:t>)</w:t>
      </w:r>
      <w:r w:rsidRPr="005C7DB3">
        <w:rPr>
          <w:rFonts w:cs="Consolas"/>
          <w:sz w:val="20"/>
          <w:szCs w:val="20"/>
          <w:lang w:val="en-US"/>
        </w:rPr>
        <w:br/>
      </w:r>
      <w:r w:rsidRPr="005C7DB3">
        <w:rPr>
          <w:rStyle w:val="NormalTok"/>
          <w:rFonts w:cs="Consolas"/>
          <w:sz w:val="20"/>
          <w:szCs w:val="20"/>
          <w:lang w:val="en-US"/>
        </w:rPr>
        <w:t xml:space="preserve">    }</w:t>
      </w:r>
      <w:r w:rsidRPr="005C7DB3">
        <w:rPr>
          <w:rFonts w:cs="Consolas"/>
          <w:sz w:val="20"/>
          <w:szCs w:val="20"/>
          <w:lang w:val="en-US"/>
        </w:rPr>
        <w:br/>
      </w:r>
      <w:r w:rsidRPr="005C7DB3">
        <w:rPr>
          <w:rStyle w:val="NormalTok"/>
          <w:rFonts w:cs="Consolas"/>
          <w:sz w:val="20"/>
          <w:szCs w:val="20"/>
          <w:lang w:val="en-US"/>
        </w:rPr>
        <w:t xml:space="preserve">  }</w:t>
      </w:r>
      <w:r w:rsidRPr="005C7DB3">
        <w:rPr>
          <w:rFonts w:cs="Consolas"/>
          <w:sz w:val="20"/>
          <w:szCs w:val="20"/>
          <w:lang w:val="en-US"/>
        </w:rPr>
        <w:br/>
      </w:r>
      <w:r w:rsidRPr="005C7DB3">
        <w:rPr>
          <w:rStyle w:val="NormalTok"/>
          <w:rFonts w:cs="Consolas"/>
          <w:sz w:val="20"/>
          <w:szCs w:val="20"/>
          <w:lang w:val="en-US"/>
        </w:rPr>
        <w:t>)</w:t>
      </w:r>
      <w:r w:rsidRPr="005C7DB3">
        <w:rPr>
          <w:rFonts w:cs="Consolas"/>
          <w:sz w:val="20"/>
          <w:szCs w:val="20"/>
          <w:lang w:val="en-US"/>
        </w:rPr>
        <w:br/>
      </w:r>
      <w:r w:rsidRPr="005C7DB3">
        <w:rPr>
          <w:rFonts w:cs="Consolas"/>
          <w:sz w:val="20"/>
          <w:szCs w:val="20"/>
          <w:lang w:val="en-US"/>
        </w:rPr>
        <w:br/>
      </w:r>
      <w:r w:rsidRPr="005C7DB3">
        <w:rPr>
          <w:rStyle w:val="CommentTok"/>
          <w:rFonts w:cs="Consolas"/>
          <w:i w:val="0"/>
          <w:sz w:val="20"/>
          <w:szCs w:val="20"/>
          <w:lang w:val="en-US"/>
        </w:rPr>
        <w:t># Load packages</w:t>
      </w:r>
      <w:r w:rsidRPr="005C7DB3">
        <w:rPr>
          <w:rFonts w:cs="Consolas"/>
          <w:sz w:val="20"/>
          <w:szCs w:val="20"/>
          <w:lang w:val="en-US"/>
        </w:rPr>
        <w:br/>
      </w:r>
      <w:proofErr w:type="spellStart"/>
      <w:r w:rsidRPr="005C7DB3">
        <w:rPr>
          <w:rStyle w:val="NormalTok"/>
          <w:rFonts w:cs="Consolas"/>
          <w:sz w:val="20"/>
          <w:szCs w:val="20"/>
          <w:lang w:val="en-US"/>
        </w:rPr>
        <w:t>load_pkg</w:t>
      </w:r>
      <w:proofErr w:type="spellEnd"/>
      <w:r w:rsidRPr="005C7DB3">
        <w:rPr>
          <w:rStyle w:val="NormalTok"/>
          <w:rFonts w:cs="Consolas"/>
          <w:sz w:val="20"/>
          <w:szCs w:val="20"/>
          <w:lang w:val="en-US"/>
        </w:rPr>
        <w:t xml:space="preserve"> </w:t>
      </w:r>
      <w:r w:rsidRPr="005C7DB3">
        <w:rPr>
          <w:rStyle w:val="OtherTok"/>
          <w:rFonts w:cs="Consolas"/>
          <w:sz w:val="20"/>
          <w:szCs w:val="20"/>
          <w:lang w:val="en-US"/>
        </w:rPr>
        <w:t>&lt;-</w:t>
      </w:r>
      <w:r w:rsidRPr="005C7DB3">
        <w:rPr>
          <w:rStyle w:val="NormalTok"/>
          <w:rFonts w:cs="Consolas"/>
          <w:sz w:val="20"/>
          <w:szCs w:val="20"/>
          <w:lang w:val="en-US"/>
        </w:rPr>
        <w:t xml:space="preserve"> </w:t>
      </w:r>
      <w:proofErr w:type="spellStart"/>
      <w:r w:rsidRPr="005C7DB3">
        <w:rPr>
          <w:rStyle w:val="NormalTok"/>
          <w:rFonts w:cs="Consolas"/>
          <w:sz w:val="20"/>
          <w:szCs w:val="20"/>
          <w:lang w:val="en-US"/>
        </w:rPr>
        <w:t>rlang</w:t>
      </w:r>
      <w:proofErr w:type="spellEnd"/>
      <w:r w:rsidRPr="005C7DB3">
        <w:rPr>
          <w:rStyle w:val="SpecialCharTok"/>
          <w:rFonts w:cs="Consolas"/>
          <w:sz w:val="20"/>
          <w:szCs w:val="20"/>
          <w:lang w:val="en-US"/>
        </w:rPr>
        <w:t>::</w:t>
      </w:r>
      <w:r w:rsidRPr="005C7DB3">
        <w:rPr>
          <w:rStyle w:val="FunctionTok"/>
          <w:rFonts w:cs="Consolas"/>
          <w:sz w:val="20"/>
          <w:szCs w:val="20"/>
          <w:lang w:val="en-US"/>
        </w:rPr>
        <w:t>quos</w:t>
      </w:r>
      <w:r w:rsidRPr="005C7DB3">
        <w:rPr>
          <w:rStyle w:val="NormalTok"/>
          <w:rFonts w:cs="Consolas"/>
          <w:sz w:val="20"/>
          <w:szCs w:val="20"/>
          <w:lang w:val="en-US"/>
        </w:rPr>
        <w:t>(</w:t>
      </w:r>
      <w:proofErr w:type="spellStart"/>
      <w:r w:rsidRPr="005C7DB3">
        <w:rPr>
          <w:rStyle w:val="NormalTok"/>
          <w:rFonts w:cs="Consolas"/>
          <w:sz w:val="20"/>
          <w:szCs w:val="20"/>
          <w:lang w:val="en-US"/>
        </w:rPr>
        <w:t>tidyverse</w:t>
      </w:r>
      <w:proofErr w:type="spellEnd"/>
      <w:r w:rsidRPr="005C7DB3">
        <w:rPr>
          <w:rStyle w:val="NormalTok"/>
          <w:rFonts w:cs="Consolas"/>
          <w:sz w:val="20"/>
          <w:szCs w:val="20"/>
          <w:lang w:val="en-US"/>
        </w:rPr>
        <w:t xml:space="preserve">, </w:t>
      </w:r>
      <w:proofErr w:type="spellStart"/>
      <w:r w:rsidRPr="005C7DB3">
        <w:rPr>
          <w:rStyle w:val="NormalTok"/>
          <w:rFonts w:cs="Consolas"/>
          <w:sz w:val="20"/>
          <w:szCs w:val="20"/>
          <w:lang w:val="en-US"/>
        </w:rPr>
        <w:t>pwr</w:t>
      </w:r>
      <w:proofErr w:type="spellEnd"/>
      <w:r w:rsidRPr="005C7DB3">
        <w:rPr>
          <w:rStyle w:val="NormalTok"/>
          <w:rFonts w:cs="Consolas"/>
          <w:sz w:val="20"/>
          <w:szCs w:val="20"/>
          <w:lang w:val="en-US"/>
        </w:rPr>
        <w:t xml:space="preserve">, </w:t>
      </w:r>
      <w:proofErr w:type="spellStart"/>
      <w:r w:rsidRPr="005C7DB3">
        <w:rPr>
          <w:rStyle w:val="NormalTok"/>
          <w:rFonts w:cs="Consolas"/>
          <w:sz w:val="20"/>
          <w:szCs w:val="20"/>
          <w:lang w:val="en-US"/>
        </w:rPr>
        <w:t>Sample.Size</w:t>
      </w:r>
      <w:proofErr w:type="spellEnd"/>
      <w:r w:rsidRPr="005C7DB3">
        <w:rPr>
          <w:rStyle w:val="NormalTok"/>
          <w:rFonts w:cs="Consolas"/>
          <w:sz w:val="20"/>
          <w:szCs w:val="20"/>
          <w:lang w:val="en-US"/>
        </w:rPr>
        <w:t xml:space="preserve">, sampling, </w:t>
      </w:r>
      <w:proofErr w:type="spellStart"/>
      <w:r w:rsidRPr="005C7DB3">
        <w:rPr>
          <w:rStyle w:val="NormalTok"/>
          <w:rFonts w:cs="Consolas"/>
          <w:sz w:val="20"/>
          <w:szCs w:val="20"/>
          <w:lang w:val="en-US"/>
        </w:rPr>
        <w:t>samplesize</w:t>
      </w:r>
      <w:proofErr w:type="spellEnd"/>
      <w:r w:rsidRPr="005C7DB3">
        <w:rPr>
          <w:rStyle w:val="NormalTok"/>
          <w:rFonts w:cs="Consolas"/>
          <w:sz w:val="20"/>
          <w:szCs w:val="20"/>
          <w:lang w:val="en-US"/>
        </w:rPr>
        <w:t>)</w:t>
      </w:r>
      <w:r w:rsidRPr="005C7DB3">
        <w:rPr>
          <w:rFonts w:cs="Consolas"/>
          <w:sz w:val="20"/>
          <w:szCs w:val="20"/>
          <w:lang w:val="en-US"/>
        </w:rPr>
        <w:br/>
      </w:r>
      <w:r w:rsidRPr="005C7DB3">
        <w:rPr>
          <w:rFonts w:cs="Consolas"/>
          <w:sz w:val="20"/>
          <w:szCs w:val="20"/>
          <w:lang w:val="en-US"/>
        </w:rPr>
        <w:br/>
      </w:r>
      <w:r w:rsidRPr="005C7DB3">
        <w:rPr>
          <w:rStyle w:val="FunctionTok"/>
          <w:rFonts w:cs="Consolas"/>
          <w:sz w:val="20"/>
          <w:szCs w:val="20"/>
          <w:lang w:val="en-US"/>
        </w:rPr>
        <w:t>invisible</w:t>
      </w:r>
      <w:r w:rsidRPr="005C7DB3">
        <w:rPr>
          <w:rStyle w:val="NormalTok"/>
          <w:rFonts w:cs="Consolas"/>
          <w:sz w:val="20"/>
          <w:szCs w:val="20"/>
          <w:lang w:val="en-US"/>
        </w:rPr>
        <w:t>(</w:t>
      </w:r>
      <w:proofErr w:type="spellStart"/>
      <w:r w:rsidRPr="005C7DB3">
        <w:rPr>
          <w:rStyle w:val="FunctionTok"/>
          <w:rFonts w:cs="Consolas"/>
          <w:sz w:val="20"/>
          <w:szCs w:val="20"/>
          <w:lang w:val="en-US"/>
        </w:rPr>
        <w:t>lapply</w:t>
      </w:r>
      <w:proofErr w:type="spellEnd"/>
      <w:r w:rsidRPr="005C7DB3">
        <w:rPr>
          <w:rStyle w:val="NormalTok"/>
          <w:rFonts w:cs="Consolas"/>
          <w:sz w:val="20"/>
          <w:szCs w:val="20"/>
          <w:lang w:val="en-US"/>
        </w:rPr>
        <w:t>(</w:t>
      </w:r>
      <w:proofErr w:type="spellStart"/>
      <w:r w:rsidRPr="005C7DB3">
        <w:rPr>
          <w:rStyle w:val="FunctionTok"/>
          <w:rFonts w:cs="Consolas"/>
          <w:sz w:val="20"/>
          <w:szCs w:val="20"/>
          <w:lang w:val="en-US"/>
        </w:rPr>
        <w:t>lapply</w:t>
      </w:r>
      <w:proofErr w:type="spellEnd"/>
      <w:r w:rsidRPr="005C7DB3">
        <w:rPr>
          <w:rStyle w:val="NormalTok"/>
          <w:rFonts w:cs="Consolas"/>
          <w:sz w:val="20"/>
          <w:szCs w:val="20"/>
          <w:lang w:val="en-US"/>
        </w:rPr>
        <w:t>(</w:t>
      </w:r>
      <w:proofErr w:type="spellStart"/>
      <w:r w:rsidRPr="005C7DB3">
        <w:rPr>
          <w:rStyle w:val="NormalTok"/>
          <w:rFonts w:cs="Consolas"/>
          <w:sz w:val="20"/>
          <w:szCs w:val="20"/>
          <w:lang w:val="en-US"/>
        </w:rPr>
        <w:t>load_pkg</w:t>
      </w:r>
      <w:proofErr w:type="spellEnd"/>
      <w:r w:rsidRPr="005C7DB3">
        <w:rPr>
          <w:rStyle w:val="NormalTok"/>
          <w:rFonts w:cs="Consolas"/>
          <w:sz w:val="20"/>
          <w:szCs w:val="20"/>
          <w:lang w:val="en-US"/>
        </w:rPr>
        <w:t xml:space="preserve">, </w:t>
      </w:r>
      <w:proofErr w:type="spellStart"/>
      <w:r w:rsidRPr="005C7DB3">
        <w:rPr>
          <w:rStyle w:val="NormalTok"/>
          <w:rFonts w:cs="Consolas"/>
          <w:sz w:val="20"/>
          <w:szCs w:val="20"/>
          <w:lang w:val="en-US"/>
        </w:rPr>
        <w:t>rlang</w:t>
      </w:r>
      <w:proofErr w:type="spellEnd"/>
      <w:r w:rsidRPr="005C7DB3">
        <w:rPr>
          <w:rStyle w:val="SpecialCharTok"/>
          <w:rFonts w:cs="Consolas"/>
          <w:sz w:val="20"/>
          <w:szCs w:val="20"/>
          <w:lang w:val="en-US"/>
        </w:rPr>
        <w:t>::</w:t>
      </w:r>
      <w:proofErr w:type="spellStart"/>
      <w:r w:rsidRPr="005C7DB3">
        <w:rPr>
          <w:rStyle w:val="NormalTok"/>
          <w:rFonts w:cs="Consolas"/>
          <w:sz w:val="20"/>
          <w:szCs w:val="20"/>
          <w:lang w:val="en-US"/>
        </w:rPr>
        <w:t>quo_name</w:t>
      </w:r>
      <w:proofErr w:type="spellEnd"/>
      <w:r w:rsidRPr="005C7DB3">
        <w:rPr>
          <w:rStyle w:val="NormalTok"/>
          <w:rFonts w:cs="Consolas"/>
          <w:sz w:val="20"/>
          <w:szCs w:val="20"/>
          <w:lang w:val="en-US"/>
        </w:rPr>
        <w:t>),</w:t>
      </w:r>
      <w:r w:rsidRPr="005C7DB3">
        <w:rPr>
          <w:rFonts w:cs="Consolas"/>
          <w:sz w:val="20"/>
          <w:szCs w:val="20"/>
          <w:lang w:val="en-US"/>
        </w:rPr>
        <w:br/>
      </w:r>
      <w:r w:rsidRPr="005C7DB3">
        <w:rPr>
          <w:rStyle w:val="NormalTok"/>
          <w:rFonts w:cs="Consolas"/>
          <w:sz w:val="20"/>
          <w:szCs w:val="20"/>
          <w:lang w:val="en-US"/>
        </w:rPr>
        <w:t xml:space="preserve">                 library,</w:t>
      </w:r>
      <w:r w:rsidRPr="005C7DB3">
        <w:rPr>
          <w:rFonts w:cs="Consolas"/>
          <w:sz w:val="20"/>
          <w:szCs w:val="20"/>
          <w:lang w:val="en-US"/>
        </w:rPr>
        <w:br/>
      </w:r>
      <w:r w:rsidRPr="005C7DB3">
        <w:rPr>
          <w:rStyle w:val="NormalTok"/>
          <w:rFonts w:cs="Consolas"/>
          <w:sz w:val="20"/>
          <w:szCs w:val="20"/>
          <w:lang w:val="en-US"/>
        </w:rPr>
        <w:t xml:space="preserve">                 </w:t>
      </w:r>
      <w:proofErr w:type="spellStart"/>
      <w:r w:rsidRPr="005C7DB3">
        <w:rPr>
          <w:rStyle w:val="AttributeTok"/>
          <w:rFonts w:cs="Consolas"/>
          <w:sz w:val="20"/>
          <w:szCs w:val="20"/>
          <w:lang w:val="en-US"/>
        </w:rPr>
        <w:t>character.only</w:t>
      </w:r>
      <w:proofErr w:type="spellEnd"/>
      <w:r w:rsidRPr="005C7DB3">
        <w:rPr>
          <w:rStyle w:val="AttributeTok"/>
          <w:rFonts w:cs="Consolas"/>
          <w:sz w:val="20"/>
          <w:szCs w:val="20"/>
          <w:lang w:val="en-US"/>
        </w:rPr>
        <w:t xml:space="preserve"> =</w:t>
      </w:r>
      <w:r w:rsidRPr="005C7DB3">
        <w:rPr>
          <w:rStyle w:val="NormalTok"/>
          <w:rFonts w:cs="Consolas"/>
          <w:sz w:val="20"/>
          <w:szCs w:val="20"/>
          <w:lang w:val="en-US"/>
        </w:rPr>
        <w:t xml:space="preserve"> </w:t>
      </w:r>
      <w:r w:rsidRPr="005C7DB3">
        <w:rPr>
          <w:rStyle w:val="ConstantTok"/>
          <w:rFonts w:cs="Consolas"/>
          <w:sz w:val="20"/>
          <w:szCs w:val="20"/>
          <w:lang w:val="en-US"/>
        </w:rPr>
        <w:t>TRUE</w:t>
      </w:r>
      <w:r w:rsidRPr="005C7DB3">
        <w:rPr>
          <w:rFonts w:cs="Consolas"/>
          <w:sz w:val="20"/>
          <w:szCs w:val="20"/>
          <w:lang w:val="en-US"/>
        </w:rPr>
        <w:br/>
      </w:r>
      <w:r w:rsidRPr="005C7DB3">
        <w:rPr>
          <w:rStyle w:val="NormalTok"/>
          <w:rFonts w:cs="Consolas"/>
          <w:sz w:val="20"/>
          <w:szCs w:val="20"/>
          <w:lang w:val="en-US"/>
        </w:rPr>
        <w:t>))</w:t>
      </w:r>
      <w:r w:rsidRPr="005C7DB3">
        <w:rPr>
          <w:rFonts w:cs="Consolas"/>
          <w:sz w:val="20"/>
          <w:szCs w:val="20"/>
          <w:lang w:val="en-US"/>
        </w:rPr>
        <w:br/>
      </w:r>
      <w:r w:rsidRPr="005C7DB3">
        <w:rPr>
          <w:rFonts w:cs="Consolas"/>
          <w:sz w:val="20"/>
          <w:szCs w:val="20"/>
          <w:lang w:val="en-US"/>
        </w:rPr>
        <w:br/>
      </w:r>
      <w:r w:rsidRPr="005C7DB3">
        <w:rPr>
          <w:rStyle w:val="CommentTok"/>
          <w:rFonts w:cs="Consolas"/>
          <w:i w:val="0"/>
          <w:sz w:val="20"/>
          <w:szCs w:val="20"/>
          <w:lang w:val="en-US"/>
        </w:rPr>
        <w:t># Calculate sampling</w:t>
      </w:r>
      <w:r w:rsidRPr="005C7DB3">
        <w:rPr>
          <w:rFonts w:cs="Consolas"/>
          <w:sz w:val="20"/>
          <w:szCs w:val="20"/>
          <w:lang w:val="en-US"/>
        </w:rPr>
        <w:br/>
      </w:r>
      <w:r w:rsidRPr="005C7DB3">
        <w:rPr>
          <w:rStyle w:val="NormalTok"/>
          <w:rFonts w:cs="Consolas"/>
          <w:sz w:val="20"/>
          <w:szCs w:val="20"/>
          <w:lang w:val="en-US"/>
        </w:rPr>
        <w:t xml:space="preserve">delta </w:t>
      </w:r>
      <w:r w:rsidRPr="005C7DB3">
        <w:rPr>
          <w:rStyle w:val="OtherTok"/>
          <w:rFonts w:cs="Consolas"/>
          <w:sz w:val="20"/>
          <w:szCs w:val="20"/>
          <w:lang w:val="en-US"/>
        </w:rPr>
        <w:t>&lt;-</w:t>
      </w:r>
      <w:r w:rsidRPr="005C7DB3">
        <w:rPr>
          <w:rStyle w:val="NormalTok"/>
          <w:rFonts w:cs="Consolas"/>
          <w:sz w:val="20"/>
          <w:szCs w:val="20"/>
          <w:lang w:val="en-US"/>
        </w:rPr>
        <w:t xml:space="preserve"> </w:t>
      </w:r>
      <w:r w:rsidRPr="005C7DB3">
        <w:rPr>
          <w:rStyle w:val="FloatTok"/>
          <w:rFonts w:cs="Consolas"/>
          <w:sz w:val="20"/>
          <w:szCs w:val="20"/>
          <w:lang w:val="en-US"/>
        </w:rPr>
        <w:t>1.45</w:t>
      </w:r>
      <w:r w:rsidRPr="005C7DB3">
        <w:rPr>
          <w:rFonts w:cs="Consolas"/>
          <w:sz w:val="20"/>
          <w:szCs w:val="20"/>
          <w:lang w:val="en-US"/>
        </w:rPr>
        <w:br/>
      </w:r>
      <w:r w:rsidRPr="005C7DB3">
        <w:rPr>
          <w:rStyle w:val="NormalTok"/>
          <w:rFonts w:cs="Consolas"/>
          <w:sz w:val="20"/>
          <w:szCs w:val="20"/>
          <w:lang w:val="en-US"/>
        </w:rPr>
        <w:t xml:space="preserve">sigma </w:t>
      </w:r>
      <w:r w:rsidRPr="005C7DB3">
        <w:rPr>
          <w:rStyle w:val="OtherTok"/>
          <w:rFonts w:cs="Consolas"/>
          <w:sz w:val="20"/>
          <w:szCs w:val="20"/>
          <w:lang w:val="en-US"/>
        </w:rPr>
        <w:t>&lt;-</w:t>
      </w:r>
      <w:r w:rsidRPr="005C7DB3">
        <w:rPr>
          <w:rStyle w:val="NormalTok"/>
          <w:rFonts w:cs="Consolas"/>
          <w:sz w:val="20"/>
          <w:szCs w:val="20"/>
          <w:lang w:val="en-US"/>
        </w:rPr>
        <w:t xml:space="preserve"> </w:t>
      </w:r>
      <w:r w:rsidRPr="005C7DB3">
        <w:rPr>
          <w:rStyle w:val="FloatTok"/>
          <w:rFonts w:cs="Consolas"/>
          <w:sz w:val="20"/>
          <w:szCs w:val="20"/>
          <w:lang w:val="en-US"/>
        </w:rPr>
        <w:t>14.</w:t>
      </w:r>
      <w:r w:rsidR="00B56A0B" w:rsidRPr="005C7DB3">
        <w:rPr>
          <w:rStyle w:val="FloatTok"/>
          <w:rFonts w:cs="Consolas"/>
          <w:sz w:val="20"/>
          <w:szCs w:val="20"/>
          <w:lang w:val="en-US"/>
        </w:rPr>
        <w:t>4589</w:t>
      </w:r>
      <w:r w:rsidRPr="005C7DB3">
        <w:rPr>
          <w:rFonts w:cs="Consolas"/>
          <w:sz w:val="20"/>
          <w:szCs w:val="20"/>
          <w:lang w:val="en-US"/>
        </w:rPr>
        <w:br/>
      </w:r>
      <w:r w:rsidRPr="005C7DB3">
        <w:rPr>
          <w:rStyle w:val="NormalTok"/>
          <w:rFonts w:cs="Consolas"/>
          <w:sz w:val="20"/>
          <w:szCs w:val="20"/>
          <w:lang w:val="en-US"/>
        </w:rPr>
        <w:t xml:space="preserve">d </w:t>
      </w:r>
      <w:r w:rsidRPr="005C7DB3">
        <w:rPr>
          <w:rStyle w:val="OtherTok"/>
          <w:rFonts w:cs="Consolas"/>
          <w:sz w:val="20"/>
          <w:szCs w:val="20"/>
          <w:lang w:val="en-US"/>
        </w:rPr>
        <w:t>&lt;-</w:t>
      </w:r>
      <w:r w:rsidRPr="005C7DB3">
        <w:rPr>
          <w:rStyle w:val="NormalTok"/>
          <w:rFonts w:cs="Consolas"/>
          <w:sz w:val="20"/>
          <w:szCs w:val="20"/>
          <w:lang w:val="en-US"/>
        </w:rPr>
        <w:t xml:space="preserve"> delta</w:t>
      </w:r>
      <w:r w:rsidRPr="005C7DB3">
        <w:rPr>
          <w:rStyle w:val="SpecialCharTok"/>
          <w:rFonts w:cs="Consolas"/>
          <w:sz w:val="20"/>
          <w:szCs w:val="20"/>
          <w:lang w:val="en-US"/>
        </w:rPr>
        <w:t>/</w:t>
      </w:r>
      <w:r w:rsidRPr="005C7DB3">
        <w:rPr>
          <w:rStyle w:val="NormalTok"/>
          <w:rFonts w:cs="Consolas"/>
          <w:sz w:val="20"/>
          <w:szCs w:val="20"/>
          <w:lang w:val="en-US"/>
        </w:rPr>
        <w:t>sigma</w:t>
      </w:r>
      <w:r w:rsidRPr="005C7DB3">
        <w:rPr>
          <w:rFonts w:cs="Consolas"/>
          <w:sz w:val="20"/>
          <w:szCs w:val="20"/>
          <w:lang w:val="en-US"/>
        </w:rPr>
        <w:br/>
      </w:r>
      <w:proofErr w:type="spellStart"/>
      <w:r w:rsidRPr="005C7DB3">
        <w:rPr>
          <w:rStyle w:val="FunctionTok"/>
          <w:rFonts w:cs="Consolas"/>
          <w:sz w:val="20"/>
          <w:szCs w:val="20"/>
          <w:lang w:val="en-US"/>
        </w:rPr>
        <w:t>pwr.t.test</w:t>
      </w:r>
      <w:proofErr w:type="spellEnd"/>
      <w:r w:rsidRPr="005C7DB3">
        <w:rPr>
          <w:rStyle w:val="NormalTok"/>
          <w:rFonts w:cs="Consolas"/>
          <w:sz w:val="20"/>
          <w:szCs w:val="20"/>
          <w:lang w:val="en-US"/>
        </w:rPr>
        <w:t>(</w:t>
      </w:r>
      <w:r w:rsidRPr="005C7DB3">
        <w:rPr>
          <w:rStyle w:val="AttributeTok"/>
          <w:rFonts w:cs="Consolas"/>
          <w:sz w:val="20"/>
          <w:szCs w:val="20"/>
          <w:lang w:val="en-US"/>
        </w:rPr>
        <w:t>d=</w:t>
      </w:r>
      <w:r w:rsidRPr="005C7DB3">
        <w:rPr>
          <w:rStyle w:val="NormalTok"/>
          <w:rFonts w:cs="Consolas"/>
          <w:sz w:val="20"/>
          <w:szCs w:val="20"/>
          <w:lang w:val="en-US"/>
        </w:rPr>
        <w:t xml:space="preserve">d, </w:t>
      </w:r>
      <w:proofErr w:type="spellStart"/>
      <w:r w:rsidRPr="005C7DB3">
        <w:rPr>
          <w:rStyle w:val="AttributeTok"/>
          <w:rFonts w:cs="Consolas"/>
          <w:sz w:val="20"/>
          <w:szCs w:val="20"/>
          <w:lang w:val="en-US"/>
        </w:rPr>
        <w:t>sig.level</w:t>
      </w:r>
      <w:proofErr w:type="spellEnd"/>
      <w:r w:rsidRPr="005C7DB3">
        <w:rPr>
          <w:rStyle w:val="AttributeTok"/>
          <w:rFonts w:cs="Consolas"/>
          <w:sz w:val="20"/>
          <w:szCs w:val="20"/>
          <w:lang w:val="en-US"/>
        </w:rPr>
        <w:t>=</w:t>
      </w:r>
      <w:r w:rsidRPr="005C7DB3">
        <w:rPr>
          <w:rStyle w:val="NormalTok"/>
          <w:rFonts w:cs="Consolas"/>
          <w:sz w:val="20"/>
          <w:szCs w:val="20"/>
          <w:lang w:val="en-US"/>
        </w:rPr>
        <w:t>.</w:t>
      </w:r>
      <w:r w:rsidRPr="005C7DB3">
        <w:rPr>
          <w:rStyle w:val="DecValTok"/>
          <w:rFonts w:cs="Consolas"/>
          <w:sz w:val="20"/>
          <w:szCs w:val="20"/>
          <w:lang w:val="en-US"/>
        </w:rPr>
        <w:t>05</w:t>
      </w:r>
      <w:r w:rsidRPr="005C7DB3">
        <w:rPr>
          <w:rStyle w:val="NormalTok"/>
          <w:rFonts w:cs="Consolas"/>
          <w:sz w:val="20"/>
          <w:szCs w:val="20"/>
          <w:lang w:val="en-US"/>
        </w:rPr>
        <w:t xml:space="preserve">, </w:t>
      </w:r>
      <w:r w:rsidRPr="005C7DB3">
        <w:rPr>
          <w:rStyle w:val="AttributeTok"/>
          <w:rFonts w:cs="Consolas"/>
          <w:sz w:val="20"/>
          <w:szCs w:val="20"/>
          <w:lang w:val="en-US"/>
        </w:rPr>
        <w:t>power =</w:t>
      </w:r>
      <w:r w:rsidRPr="005C7DB3">
        <w:rPr>
          <w:rStyle w:val="NormalTok"/>
          <w:rFonts w:cs="Consolas"/>
          <w:sz w:val="20"/>
          <w:szCs w:val="20"/>
          <w:lang w:val="en-US"/>
        </w:rPr>
        <w:t xml:space="preserve"> .</w:t>
      </w:r>
      <w:r w:rsidRPr="005C7DB3">
        <w:rPr>
          <w:rStyle w:val="DecValTok"/>
          <w:rFonts w:cs="Consolas"/>
          <w:sz w:val="20"/>
          <w:szCs w:val="20"/>
          <w:lang w:val="en-US"/>
        </w:rPr>
        <w:t>90</w:t>
      </w:r>
      <w:r w:rsidRPr="005C7DB3">
        <w:rPr>
          <w:rStyle w:val="NormalTok"/>
          <w:rFonts w:cs="Consolas"/>
          <w:sz w:val="20"/>
          <w:szCs w:val="20"/>
          <w:lang w:val="en-US"/>
        </w:rPr>
        <w:t xml:space="preserve">, </w:t>
      </w:r>
      <w:r w:rsidRPr="005C7DB3">
        <w:rPr>
          <w:rStyle w:val="AttributeTok"/>
          <w:rFonts w:cs="Consolas"/>
          <w:sz w:val="20"/>
          <w:szCs w:val="20"/>
          <w:lang w:val="en-US"/>
        </w:rPr>
        <w:t>type =</w:t>
      </w:r>
      <w:r w:rsidRPr="005C7DB3">
        <w:rPr>
          <w:rStyle w:val="NormalTok"/>
          <w:rFonts w:cs="Consolas"/>
          <w:sz w:val="20"/>
          <w:szCs w:val="20"/>
          <w:lang w:val="en-US"/>
        </w:rPr>
        <w:t xml:space="preserve"> </w:t>
      </w:r>
      <w:r w:rsidRPr="005C7DB3">
        <w:rPr>
          <w:rStyle w:val="StringTok"/>
          <w:rFonts w:cs="Consolas"/>
          <w:sz w:val="20"/>
          <w:szCs w:val="20"/>
          <w:lang w:val="en-US"/>
        </w:rPr>
        <w:t>'</w:t>
      </w:r>
      <w:proofErr w:type="spellStart"/>
      <w:r w:rsidRPr="005C7DB3">
        <w:rPr>
          <w:rStyle w:val="StringTok"/>
          <w:rFonts w:cs="Consolas"/>
          <w:sz w:val="20"/>
          <w:szCs w:val="20"/>
          <w:lang w:val="en-US"/>
        </w:rPr>
        <w:t>two.sample</w:t>
      </w:r>
      <w:proofErr w:type="spellEnd"/>
      <w:r w:rsidRPr="005C7DB3">
        <w:rPr>
          <w:rStyle w:val="StringTok"/>
          <w:rFonts w:cs="Consolas"/>
          <w:sz w:val="20"/>
          <w:szCs w:val="20"/>
          <w:lang w:val="en-US"/>
        </w:rPr>
        <w:t>'</w:t>
      </w:r>
      <w:r w:rsidRPr="005C7DB3">
        <w:rPr>
          <w:rStyle w:val="NormalTok"/>
          <w:rFonts w:cs="Consolas"/>
          <w:sz w:val="20"/>
          <w:szCs w:val="20"/>
          <w:lang w:val="en-US"/>
        </w:rPr>
        <w:t>)</w:t>
      </w:r>
      <w:bookmarkEnd w:id="29"/>
    </w:p>
    <w:p w14:paraId="3BFCD4D4" w14:textId="488ADC1E" w:rsidR="00155B89" w:rsidRDefault="00155B89" w:rsidP="00D74D8D">
      <w:pPr>
        <w:spacing w:line="276" w:lineRule="auto"/>
        <w:jc w:val="both"/>
        <w:rPr>
          <w:rFonts w:ascii="Consolas" w:hAnsi="Consolas" w:cs="Consolas"/>
          <w:sz w:val="20"/>
          <w:szCs w:val="20"/>
          <w:lang w:val="en-US"/>
        </w:rPr>
      </w:pPr>
    </w:p>
    <w:p w14:paraId="122B4291" w14:textId="77777777" w:rsidR="00A22366" w:rsidRPr="005C7DB3" w:rsidRDefault="00A22366" w:rsidP="00D74D8D">
      <w:pPr>
        <w:spacing w:line="276" w:lineRule="auto"/>
        <w:jc w:val="both"/>
        <w:rPr>
          <w:rFonts w:ascii="Consolas" w:hAnsi="Consolas" w:cs="Consolas"/>
          <w:sz w:val="20"/>
          <w:szCs w:val="20"/>
          <w:lang w:val="en-US"/>
        </w:rPr>
      </w:pPr>
    </w:p>
    <w:p w14:paraId="71FC955F" w14:textId="69F51A3B" w:rsidR="00E8296D" w:rsidRPr="00725EC0" w:rsidRDefault="00E8296D" w:rsidP="00E8296D">
      <w:pPr>
        <w:pStyle w:val="Ttulo1"/>
        <w:rPr>
          <w:rFonts w:cs="Arial"/>
          <w:lang w:val="es-CL"/>
        </w:rPr>
      </w:pPr>
      <w:r w:rsidRPr="00725EC0">
        <w:rPr>
          <w:rFonts w:cs="Arial"/>
          <w:lang w:val="es-ES_tradnl"/>
        </w:rPr>
        <w:t>Referencias</w:t>
      </w:r>
    </w:p>
    <w:p w14:paraId="4204F912" w14:textId="77777777" w:rsidR="009364B2" w:rsidRPr="00725EC0" w:rsidRDefault="009364B2" w:rsidP="00E8296D">
      <w:pPr>
        <w:spacing w:after="0" w:line="240" w:lineRule="auto"/>
        <w:rPr>
          <w:rFonts w:ascii="Arial" w:eastAsia="Times New Roman" w:hAnsi="Arial" w:cs="Arial"/>
          <w:color w:val="222222"/>
          <w:sz w:val="20"/>
          <w:szCs w:val="20"/>
          <w:shd w:val="clear" w:color="auto" w:fill="FFFFFF"/>
          <w:lang w:val="es-CL" w:eastAsia="es-MX"/>
        </w:rPr>
      </w:pPr>
    </w:p>
    <w:p w14:paraId="070C974C" w14:textId="6AC5D18D" w:rsidR="00E8296D" w:rsidRPr="006242D6" w:rsidRDefault="00E8296D" w:rsidP="006242D6">
      <w:pPr>
        <w:spacing w:after="0" w:line="240" w:lineRule="auto"/>
        <w:jc w:val="both"/>
        <w:rPr>
          <w:rFonts w:ascii="Arial" w:eastAsia="Times New Roman" w:hAnsi="Arial" w:cs="Arial"/>
          <w:sz w:val="24"/>
          <w:szCs w:val="24"/>
          <w:lang w:val="en-US" w:eastAsia="es-MX"/>
        </w:rPr>
      </w:pPr>
      <w:proofErr w:type="spellStart"/>
      <w:r w:rsidRPr="006242D6">
        <w:rPr>
          <w:rFonts w:ascii="Arial" w:eastAsia="Times New Roman" w:hAnsi="Arial" w:cs="Arial"/>
          <w:color w:val="222222"/>
          <w:sz w:val="24"/>
          <w:szCs w:val="24"/>
          <w:shd w:val="clear" w:color="auto" w:fill="FFFFFF"/>
          <w:lang w:val="es-CL" w:eastAsia="es-MX"/>
        </w:rPr>
        <w:t>Latpate</w:t>
      </w:r>
      <w:proofErr w:type="spellEnd"/>
      <w:r w:rsidRPr="006242D6">
        <w:rPr>
          <w:rFonts w:ascii="Arial" w:eastAsia="Times New Roman" w:hAnsi="Arial" w:cs="Arial"/>
          <w:color w:val="222222"/>
          <w:sz w:val="24"/>
          <w:szCs w:val="24"/>
          <w:shd w:val="clear" w:color="auto" w:fill="FFFFFF"/>
          <w:lang w:val="es-CL" w:eastAsia="es-MX"/>
        </w:rPr>
        <w:t xml:space="preserve">, R., </w:t>
      </w:r>
      <w:proofErr w:type="spellStart"/>
      <w:r w:rsidRPr="006242D6">
        <w:rPr>
          <w:rFonts w:ascii="Arial" w:eastAsia="Times New Roman" w:hAnsi="Arial" w:cs="Arial"/>
          <w:color w:val="222222"/>
          <w:sz w:val="24"/>
          <w:szCs w:val="24"/>
          <w:shd w:val="clear" w:color="auto" w:fill="FFFFFF"/>
          <w:lang w:val="es-CL" w:eastAsia="es-MX"/>
        </w:rPr>
        <w:t>Kshirsagar</w:t>
      </w:r>
      <w:proofErr w:type="spellEnd"/>
      <w:r w:rsidRPr="006242D6">
        <w:rPr>
          <w:rFonts w:ascii="Arial" w:eastAsia="Times New Roman" w:hAnsi="Arial" w:cs="Arial"/>
          <w:color w:val="222222"/>
          <w:sz w:val="24"/>
          <w:szCs w:val="24"/>
          <w:shd w:val="clear" w:color="auto" w:fill="FFFFFF"/>
          <w:lang w:val="es-CL" w:eastAsia="es-MX"/>
        </w:rPr>
        <w:t xml:space="preserve">, J., Gupta, V. K., &amp; </w:t>
      </w:r>
      <w:proofErr w:type="spellStart"/>
      <w:r w:rsidRPr="006242D6">
        <w:rPr>
          <w:rFonts w:ascii="Arial" w:eastAsia="Times New Roman" w:hAnsi="Arial" w:cs="Arial"/>
          <w:color w:val="222222"/>
          <w:sz w:val="24"/>
          <w:szCs w:val="24"/>
          <w:shd w:val="clear" w:color="auto" w:fill="FFFFFF"/>
          <w:lang w:val="es-CL" w:eastAsia="es-MX"/>
        </w:rPr>
        <w:t>Chandra</w:t>
      </w:r>
      <w:proofErr w:type="spellEnd"/>
      <w:r w:rsidRPr="006242D6">
        <w:rPr>
          <w:rFonts w:ascii="Arial" w:eastAsia="Times New Roman" w:hAnsi="Arial" w:cs="Arial"/>
          <w:color w:val="222222"/>
          <w:sz w:val="24"/>
          <w:szCs w:val="24"/>
          <w:shd w:val="clear" w:color="auto" w:fill="FFFFFF"/>
          <w:lang w:val="es-CL" w:eastAsia="es-MX"/>
        </w:rPr>
        <w:t>, G. (2021). </w:t>
      </w:r>
      <w:r w:rsidRPr="006242D6">
        <w:rPr>
          <w:rFonts w:ascii="Arial" w:eastAsia="Times New Roman" w:hAnsi="Arial" w:cs="Arial"/>
          <w:i/>
          <w:iCs/>
          <w:color w:val="222222"/>
          <w:sz w:val="24"/>
          <w:szCs w:val="24"/>
          <w:shd w:val="clear" w:color="auto" w:fill="FFFFFF"/>
          <w:lang w:val="en-US" w:eastAsia="es-MX"/>
        </w:rPr>
        <w:t>Advanced Sampling Methods</w:t>
      </w:r>
      <w:r w:rsidRPr="006242D6">
        <w:rPr>
          <w:rFonts w:ascii="Arial" w:eastAsia="Times New Roman" w:hAnsi="Arial" w:cs="Arial"/>
          <w:color w:val="222222"/>
          <w:sz w:val="24"/>
          <w:szCs w:val="24"/>
          <w:shd w:val="clear" w:color="auto" w:fill="FFFFFF"/>
          <w:lang w:val="en-US" w:eastAsia="es-MX"/>
        </w:rPr>
        <w:t>. Springer Singapore.</w:t>
      </w:r>
    </w:p>
    <w:p w14:paraId="12D70FA3" w14:textId="77777777" w:rsidR="00E8296D" w:rsidRPr="00554524" w:rsidRDefault="00E8296D" w:rsidP="00E8296D">
      <w:pPr>
        <w:rPr>
          <w:rFonts w:ascii="Arial" w:hAnsi="Arial"/>
          <w:lang w:val="en-US"/>
        </w:rPr>
      </w:pPr>
    </w:p>
    <w:sectPr w:rsidR="00E8296D" w:rsidRPr="005545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D577B" w14:textId="77777777" w:rsidR="00F90833" w:rsidRDefault="00F90833" w:rsidP="00F2175E">
      <w:pPr>
        <w:spacing w:after="0" w:line="240" w:lineRule="auto"/>
      </w:pPr>
      <w:r>
        <w:separator/>
      </w:r>
    </w:p>
  </w:endnote>
  <w:endnote w:type="continuationSeparator" w:id="0">
    <w:p w14:paraId="3A4FE94F" w14:textId="77777777" w:rsidR="00F90833" w:rsidRDefault="00F90833" w:rsidP="00F2175E">
      <w:pPr>
        <w:spacing w:after="0" w:line="240" w:lineRule="auto"/>
      </w:pPr>
      <w:r>
        <w:continuationSeparator/>
      </w:r>
    </w:p>
  </w:endnote>
  <w:endnote w:type="continuationNotice" w:id="1">
    <w:p w14:paraId="382DECA6" w14:textId="77777777" w:rsidR="00F90833" w:rsidRDefault="00F908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ontserrat">
    <w:panose1 w:val="00000500000000000000"/>
    <w:charset w:val="4D"/>
    <w:family w:val="auto"/>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1A111" w14:textId="77777777" w:rsidR="00186B44" w:rsidRDefault="00186B4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28D79" w14:textId="77777777" w:rsidR="00F90833" w:rsidRDefault="00F90833" w:rsidP="00F2175E">
      <w:pPr>
        <w:spacing w:after="0" w:line="240" w:lineRule="auto"/>
      </w:pPr>
      <w:r>
        <w:separator/>
      </w:r>
    </w:p>
  </w:footnote>
  <w:footnote w:type="continuationSeparator" w:id="0">
    <w:p w14:paraId="3489E86E" w14:textId="77777777" w:rsidR="00F90833" w:rsidRDefault="00F90833" w:rsidP="00F2175E">
      <w:pPr>
        <w:spacing w:after="0" w:line="240" w:lineRule="auto"/>
      </w:pPr>
      <w:r>
        <w:continuationSeparator/>
      </w:r>
    </w:p>
  </w:footnote>
  <w:footnote w:type="continuationNotice" w:id="1">
    <w:p w14:paraId="75461291" w14:textId="77777777" w:rsidR="00F90833" w:rsidRDefault="00F90833">
      <w:pPr>
        <w:spacing w:after="0" w:line="240" w:lineRule="auto"/>
      </w:pPr>
    </w:p>
  </w:footnote>
  <w:footnote w:id="2">
    <w:p w14:paraId="0F7945FB" w14:textId="7DB44E71" w:rsidR="00186B44" w:rsidRPr="006242D6" w:rsidRDefault="00186B44" w:rsidP="00F2175E">
      <w:pPr>
        <w:pStyle w:val="Textonotapie"/>
        <w:jc w:val="both"/>
        <w:rPr>
          <w:rFonts w:ascii="Arial" w:hAnsi="Arial" w:cs="Arial"/>
          <w:lang w:val="es-CO"/>
        </w:rPr>
      </w:pPr>
      <w:r w:rsidRPr="006242D6">
        <w:rPr>
          <w:rStyle w:val="Refdenotaalpie"/>
          <w:rFonts w:ascii="Arial" w:hAnsi="Arial" w:cs="Arial"/>
        </w:rPr>
        <w:footnoteRef/>
      </w:r>
      <w:r w:rsidRPr="006242D6">
        <w:rPr>
          <w:rFonts w:ascii="Arial" w:hAnsi="Arial" w:cs="Arial"/>
        </w:rPr>
        <w:t xml:space="preserve"> </w:t>
      </w:r>
      <w:r w:rsidRPr="006242D6">
        <w:rPr>
          <w:rFonts w:ascii="Arial" w:hAnsi="Arial" w:cs="Arial"/>
          <w:lang w:val="es-CO"/>
        </w:rPr>
        <w:t>En Colombia próximamente se publicarán resultados sobre el primer Censo Económico, mismos que a la fecha de elaboración de este documento no están disponibles para los usuarios</w:t>
      </w:r>
    </w:p>
  </w:footnote>
  <w:footnote w:id="3">
    <w:p w14:paraId="6E08F0D6" w14:textId="4676F532" w:rsidR="00186B44" w:rsidRPr="00A9224C" w:rsidRDefault="00186B44" w:rsidP="00D37576">
      <w:pPr>
        <w:pStyle w:val="Textonotapie"/>
        <w:rPr>
          <w:lang w:val="es-CO"/>
        </w:rPr>
      </w:pPr>
      <w:r w:rsidRPr="00A9224C">
        <w:rPr>
          <w:rStyle w:val="Refdenotaalpie"/>
        </w:rPr>
        <w:footnoteRef/>
      </w:r>
      <w:r w:rsidRPr="00A9224C">
        <w:t xml:space="preserve"> </w:t>
      </w:r>
      <w:r w:rsidRPr="00A9224C">
        <w:rPr>
          <w:rFonts w:ascii="Arial" w:hAnsi="Arial" w:cs="Arial"/>
          <w:lang w:val="es-ES_tradnl"/>
        </w:rPr>
        <w:t xml:space="preserve">En la obtención de la muestra es importante considerar que, de acuerdo con el teorema del límite central, para tamaños de </w:t>
      </w:r>
      <m:oMath>
        <m:r>
          <w:rPr>
            <w:rFonts w:ascii="Cambria Math" w:hAnsi="Cambria Math" w:cs="Arial"/>
            <w:lang w:val="es-ES_tradnl"/>
          </w:rPr>
          <m:t>n</m:t>
        </m:r>
      </m:oMath>
      <w:r w:rsidRPr="00A9224C">
        <w:rPr>
          <w:rFonts w:ascii="Arial" w:hAnsi="Arial" w:cs="Arial"/>
          <w:lang w:val="es-ES_tradnl"/>
        </w:rPr>
        <w:t xml:space="preserve"> lo suficientemente grandes la prueba </w:t>
      </w:r>
      <m:oMath>
        <m:r>
          <w:rPr>
            <w:rFonts w:ascii="Cambria Math" w:hAnsi="Cambria Math" w:cs="Arial"/>
            <w:lang w:val="es-ES_tradnl"/>
          </w:rPr>
          <m:t>t</m:t>
        </m:r>
      </m:oMath>
      <w:r w:rsidRPr="00A9224C">
        <w:rPr>
          <w:rFonts w:ascii="Arial" w:hAnsi="Arial" w:cs="Arial"/>
          <w:lang w:val="es-ES_tradnl"/>
        </w:rPr>
        <w:t xml:space="preserve"> y los valores </w:t>
      </w:r>
      <m:oMath>
        <m:r>
          <w:rPr>
            <w:rFonts w:ascii="Cambria Math" w:hAnsi="Cambria Math" w:cs="Arial"/>
            <w:lang w:val="es-ES_tradnl"/>
          </w:rPr>
          <m:t>z</m:t>
        </m:r>
      </m:oMath>
      <w:r w:rsidRPr="00A9224C">
        <w:rPr>
          <w:rFonts w:ascii="Arial" w:hAnsi="Arial" w:cs="Arial"/>
          <w:lang w:val="es-ES_tradnl"/>
        </w:rPr>
        <w:t xml:space="preserve"> de la distribución normal son equivalentes. Para el lector interesado, consultar </w:t>
      </w:r>
      <w:r w:rsidRPr="00A9224C">
        <w:rPr>
          <w:rFonts w:ascii="Arial" w:hAnsi="Arial" w:cs="Arial"/>
          <w:color w:val="000000"/>
        </w:rPr>
        <w:t xml:space="preserve">Latpate, </w:t>
      </w:r>
      <w:r w:rsidRPr="00A9224C">
        <w:rPr>
          <w:rFonts w:ascii="Arial" w:hAnsi="Arial" w:cs="Arial"/>
          <w:i/>
          <w:iCs/>
          <w:color w:val="000000"/>
        </w:rPr>
        <w:t>et al</w:t>
      </w:r>
      <w:r w:rsidRPr="00A9224C">
        <w:rPr>
          <w:rFonts w:ascii="Arial" w:hAnsi="Arial" w:cs="Arial"/>
          <w:color w:val="000000"/>
        </w:rPr>
        <w:t>. (2021).</w:t>
      </w:r>
    </w:p>
  </w:footnote>
  <w:footnote w:id="4">
    <w:p w14:paraId="2CCE739D" w14:textId="3C8B1E31" w:rsidR="00186B44" w:rsidRPr="003D5455" w:rsidRDefault="00186B44" w:rsidP="00186B44">
      <w:pPr>
        <w:pStyle w:val="Textonotapie"/>
        <w:jc w:val="both"/>
        <w:rPr>
          <w:lang w:val="es-CO"/>
        </w:rPr>
      </w:pPr>
      <w:r w:rsidRPr="00A9224C">
        <w:rPr>
          <w:rStyle w:val="Refdenotaalpie"/>
        </w:rPr>
        <w:footnoteRef/>
      </w:r>
      <w:r w:rsidRPr="00A9224C">
        <w:t xml:space="preserve"> </w:t>
      </w:r>
      <w:r w:rsidRPr="00A9224C">
        <w:rPr>
          <w:rFonts w:ascii="Arial" w:hAnsi="Arial" w:cs="Arial"/>
          <w:lang w:val="es-ES_tradnl"/>
        </w:rPr>
        <w:t>En el anexo metodológico se profundiza en los pasos específicos para la estimación del tamaño de muestra.</w:t>
      </w:r>
      <w:r>
        <w:rPr>
          <w:lang w:val="es-CO"/>
        </w:rPr>
        <w:t xml:space="preserve"> </w:t>
      </w:r>
    </w:p>
  </w:footnote>
  <w:footnote w:id="5">
    <w:p w14:paraId="1305141F" w14:textId="2441E20D" w:rsidR="00186B44" w:rsidRPr="00AC171F" w:rsidRDefault="00186B44" w:rsidP="00186B44">
      <w:pPr>
        <w:pStyle w:val="Textonotapie"/>
        <w:jc w:val="both"/>
        <w:rPr>
          <w:rFonts w:ascii="Arial" w:hAnsi="Arial" w:cs="Arial"/>
          <w:lang w:val="es-ES"/>
        </w:rPr>
      </w:pPr>
      <w:r w:rsidRPr="00A9224C">
        <w:rPr>
          <w:rStyle w:val="Refdenotaalpie"/>
          <w:rFonts w:ascii="Arial" w:hAnsi="Arial" w:cs="Arial"/>
        </w:rPr>
        <w:footnoteRef/>
      </w:r>
      <w:r w:rsidRPr="00A9224C">
        <w:rPr>
          <w:rFonts w:ascii="Arial" w:hAnsi="Arial" w:cs="Arial"/>
        </w:rPr>
        <w:t xml:space="preserve"> La información utilizada para los diferentes cálculos realizados se los puede encontrar en el documento de Excel nombrado como “Soportes metodología_PERS_CAUCA” compartido en el repositorio:  </w:t>
      </w:r>
      <w:hyperlink r:id="rId1" w:history="1">
        <w:r w:rsidRPr="006242D6">
          <w:rPr>
            <w:rStyle w:val="Hipervnculo"/>
            <w:rFonts w:ascii="Arial" w:hAnsi="Arial" w:cs="Arial"/>
          </w:rPr>
          <w:t>https://github.com/cristian42253/PERS_Cauca</w:t>
        </w:r>
      </w:hyperlink>
      <w:r w:rsidRPr="006242D6">
        <w:rPr>
          <w:rFonts w:ascii="Arial" w:hAnsi="Arial" w:cs="Arial"/>
        </w:rPr>
        <w:t xml:space="preserve"> .</w:t>
      </w:r>
      <w:r>
        <w:rPr>
          <w:rFonts w:ascii="Arial" w:hAnsi="Arial" w:cs="Arial"/>
        </w:rPr>
        <w:t xml:space="preserve"> </w:t>
      </w:r>
    </w:p>
  </w:footnote>
  <w:footnote w:id="6">
    <w:p w14:paraId="3591D22A" w14:textId="2931461F" w:rsidR="00186B44" w:rsidRPr="00615528" w:rsidRDefault="00186B44" w:rsidP="002D4270">
      <w:pPr>
        <w:pStyle w:val="Textonotapie"/>
        <w:jc w:val="both"/>
        <w:rPr>
          <w:rFonts w:ascii="Arial" w:hAnsi="Arial" w:cs="Arial"/>
        </w:rPr>
      </w:pPr>
      <w:r w:rsidRPr="00615528">
        <w:rPr>
          <w:rStyle w:val="Refdenotaalpie"/>
          <w:rFonts w:ascii="Arial" w:hAnsi="Arial" w:cs="Arial"/>
        </w:rPr>
        <w:footnoteRef/>
      </w:r>
      <w:r w:rsidRPr="00615528">
        <w:rPr>
          <w:rFonts w:ascii="Arial" w:hAnsi="Arial" w:cs="Arial"/>
        </w:rPr>
        <w:t xml:space="preserve"> </w:t>
      </w:r>
      <w:r>
        <w:rPr>
          <w:rFonts w:ascii="Arial" w:hAnsi="Arial" w:cs="Arial"/>
        </w:rPr>
        <w:t xml:space="preserve">En la primera parte del </w:t>
      </w:r>
      <w:r w:rsidRPr="00615528">
        <w:rPr>
          <w:rFonts w:ascii="Arial" w:hAnsi="Arial" w:cs="Arial"/>
        </w:rPr>
        <w:t xml:space="preserve">anexo 1 </w:t>
      </w:r>
      <w:r>
        <w:rPr>
          <w:rFonts w:ascii="Arial" w:hAnsi="Arial" w:cs="Arial"/>
        </w:rPr>
        <w:t xml:space="preserve">se </w:t>
      </w:r>
      <w:r w:rsidRPr="00615528">
        <w:rPr>
          <w:rFonts w:ascii="Arial" w:hAnsi="Arial" w:cs="Arial"/>
        </w:rPr>
        <w:t>mu</w:t>
      </w:r>
      <w:r>
        <w:rPr>
          <w:rFonts w:ascii="Arial" w:hAnsi="Arial" w:cs="Arial"/>
        </w:rPr>
        <w:t>estra paso a paso cómo se obtuvieron</w:t>
      </w:r>
      <w:r w:rsidRPr="00615528">
        <w:rPr>
          <w:rFonts w:ascii="Arial" w:hAnsi="Arial" w:cs="Arial"/>
        </w:rPr>
        <w:t xml:space="preserve"> </w:t>
      </w:r>
      <w:r>
        <w:rPr>
          <w:rFonts w:ascii="Arial" w:hAnsi="Arial" w:cs="Arial"/>
        </w:rPr>
        <w:t xml:space="preserve">los factores de expansión y posteriormente, el código en R para determinar el tamaño de la muestra. </w:t>
      </w:r>
    </w:p>
  </w:footnote>
  <w:footnote w:id="7">
    <w:p w14:paraId="6CF0B7A4" w14:textId="53A8560D" w:rsidR="00186B44" w:rsidRPr="00186B44" w:rsidRDefault="00186B44" w:rsidP="00186B44">
      <w:pPr>
        <w:pStyle w:val="Textonotapie"/>
        <w:jc w:val="both"/>
        <w:rPr>
          <w:rFonts w:ascii="Arial" w:hAnsi="Arial" w:cs="Arial"/>
        </w:rPr>
      </w:pPr>
      <w:r w:rsidRPr="00186B44">
        <w:rPr>
          <w:rStyle w:val="Refdenotaalpie"/>
          <w:rFonts w:ascii="Arial" w:hAnsi="Arial" w:cs="Arial"/>
        </w:rPr>
        <w:footnoteRef/>
      </w:r>
      <w:r w:rsidRPr="00186B44">
        <w:rPr>
          <w:rFonts w:ascii="Arial" w:hAnsi="Arial" w:cs="Arial"/>
        </w:rPr>
        <w:t xml:space="preserve"> Es de aclarar que se presentan estimaciones con distintos niveles de confianza y márgenes de error, por tanto con distintos tamaños de muestra para cada tipo de unidades. Esto con el fin que UPME decida de acuerdo con el presupuesto, cuál conviene. A mayor confianza, mayor precisión de estas unidades.</w:t>
      </w:r>
    </w:p>
  </w:footnote>
  <w:footnote w:id="8">
    <w:p w14:paraId="6F7DCD21" w14:textId="4D5A2671" w:rsidR="00186B44" w:rsidRPr="00B77B77" w:rsidRDefault="00186B44" w:rsidP="00146A21">
      <w:pPr>
        <w:pStyle w:val="Textonotapie"/>
        <w:jc w:val="both"/>
        <w:rPr>
          <w:rFonts w:ascii="Arial" w:hAnsi="Arial" w:cs="Arial"/>
        </w:rPr>
      </w:pPr>
      <w:r w:rsidRPr="00B77B77">
        <w:rPr>
          <w:rStyle w:val="Refdenotaalpie"/>
          <w:rFonts w:ascii="Arial" w:hAnsi="Arial" w:cs="Arial"/>
        </w:rPr>
        <w:footnoteRef/>
      </w:r>
      <w:r w:rsidRPr="00B77B77">
        <w:rPr>
          <w:rFonts w:ascii="Arial" w:hAnsi="Arial" w:cs="Arial"/>
        </w:rPr>
        <w:t xml:space="preserve"> </w:t>
      </w:r>
      <w:r>
        <w:rPr>
          <w:rFonts w:ascii="Arial" w:hAnsi="Arial" w:cs="Arial"/>
        </w:rPr>
        <w:t xml:space="preserve">En el </w:t>
      </w:r>
      <w:r w:rsidRPr="00FF6AFA">
        <w:rPr>
          <w:rFonts w:ascii="Arial" w:hAnsi="Arial" w:cs="Arial"/>
        </w:rPr>
        <w:t xml:space="preserve">repositorio </w:t>
      </w:r>
      <w:r w:rsidRPr="00B77B77">
        <w:rPr>
          <w:rFonts w:ascii="Arial" w:hAnsi="Arial" w:cs="Arial"/>
          <w:i/>
          <w:iCs/>
        </w:rPr>
        <w:t>GIT-Hub</w:t>
      </w:r>
      <w:r w:rsidRPr="00FF6AFA">
        <w:rPr>
          <w:rFonts w:ascii="Arial" w:hAnsi="Arial" w:cs="Arial"/>
        </w:rPr>
        <w:t xml:space="preserve"> </w:t>
      </w:r>
      <w:r>
        <w:rPr>
          <w:rFonts w:ascii="Arial" w:hAnsi="Arial" w:cs="Arial"/>
        </w:rPr>
        <w:t>se</w:t>
      </w:r>
      <w:r w:rsidRPr="00FF6AFA">
        <w:rPr>
          <w:rFonts w:ascii="Arial" w:hAnsi="Arial" w:cs="Arial"/>
        </w:rPr>
        <w:t xml:space="preserve"> </w:t>
      </w:r>
      <w:r>
        <w:rPr>
          <w:rFonts w:ascii="Arial" w:hAnsi="Arial" w:cs="Arial"/>
        </w:rPr>
        <w:t xml:space="preserve">almacenan las versiones de los </w:t>
      </w:r>
      <w:r>
        <w:rPr>
          <w:rFonts w:ascii="Arial" w:hAnsi="Arial" w:cs="Arial"/>
          <w:i/>
          <w:iCs/>
        </w:rPr>
        <w:t>script</w:t>
      </w:r>
      <w:r>
        <w:rPr>
          <w:rFonts w:ascii="Arial" w:hAnsi="Arial" w:cs="Arial"/>
        </w:rPr>
        <w:t xml:space="preserve"> del paquete estadístico R empleados, así como los</w:t>
      </w:r>
      <w:r w:rsidRPr="00FF6AFA">
        <w:rPr>
          <w:rFonts w:ascii="Arial" w:hAnsi="Arial" w:cs="Arial"/>
        </w:rPr>
        <w:t xml:space="preserve"> archivos necesarios para el desarrollo del proyecto</w:t>
      </w:r>
      <w:r>
        <w:rPr>
          <w:rFonts w:ascii="Arial" w:hAnsi="Arial" w:cs="Arial"/>
        </w:rPr>
        <w:t xml:space="preserve">, los cuales se pueden consultar en: </w:t>
      </w:r>
      <w:r w:rsidRPr="00FF6AFA">
        <w:rPr>
          <w:rFonts w:ascii="Arial" w:hAnsi="Arial" w:cs="Arial"/>
        </w:rPr>
        <w:t>https://github.com/cristian42253/PERS_Cauca</w:t>
      </w:r>
      <w:r>
        <w:rPr>
          <w:rFonts w:ascii="Arial" w:hAnsi="Arial" w:cs="Arial"/>
        </w:rPr>
        <w:t>.</w:t>
      </w:r>
    </w:p>
  </w:footnote>
  <w:footnote w:id="9">
    <w:p w14:paraId="0C10CA69" w14:textId="5C2C0431" w:rsidR="00186B44" w:rsidRPr="005C7DB3" w:rsidRDefault="00186B44" w:rsidP="00F37332">
      <w:pPr>
        <w:pStyle w:val="Textonotapie"/>
        <w:jc w:val="both"/>
        <w:rPr>
          <w:rFonts w:ascii="Arial" w:hAnsi="Arial" w:cs="Arial"/>
        </w:rPr>
      </w:pPr>
      <w:r w:rsidRPr="00F7272A">
        <w:rPr>
          <w:rStyle w:val="Refdenotaalpie"/>
          <w:rFonts w:ascii="Arial" w:hAnsi="Arial" w:cs="Arial"/>
        </w:rPr>
        <w:footnoteRef/>
      </w:r>
      <w:r w:rsidRPr="005C7DB3">
        <w:rPr>
          <w:rFonts w:ascii="Arial" w:hAnsi="Arial" w:cs="Arial"/>
        </w:rPr>
        <w:t xml:space="preserve"> Para el lector interesado consultar Teorema 7.5</w:t>
      </w:r>
      <w:r>
        <w:rPr>
          <w:rFonts w:ascii="Arial" w:hAnsi="Arial" w:cs="Arial"/>
        </w:rPr>
        <w:t xml:space="preserve"> (p.91)</w:t>
      </w:r>
      <w:r w:rsidRPr="005C7DB3">
        <w:rPr>
          <w:rFonts w:ascii="Arial" w:hAnsi="Arial" w:cs="Arial"/>
        </w:rPr>
        <w:t xml:space="preserve"> en Latpate, </w:t>
      </w:r>
      <w:r w:rsidRPr="005C7DB3">
        <w:rPr>
          <w:rFonts w:ascii="Arial" w:hAnsi="Arial" w:cs="Arial"/>
          <w:i/>
          <w:iCs/>
        </w:rPr>
        <w:t>et al.</w:t>
      </w:r>
      <w:r w:rsidRPr="005C7DB3">
        <w:rPr>
          <w:rFonts w:ascii="Arial" w:hAnsi="Arial" w:cs="Arial"/>
        </w:rPr>
        <w:t xml:space="preserve"> (2021).</w:t>
      </w:r>
    </w:p>
  </w:footnote>
  <w:footnote w:id="10">
    <w:p w14:paraId="6256557B" w14:textId="278F8D3E" w:rsidR="00186B44" w:rsidRPr="00D06C9A" w:rsidRDefault="00186B44" w:rsidP="00186B44">
      <w:pPr>
        <w:pStyle w:val="Textonotapie"/>
        <w:jc w:val="both"/>
        <w:rPr>
          <w:rFonts w:ascii="Arial" w:hAnsi="Arial" w:cs="Arial"/>
          <w:lang w:val="es-ES_tradnl"/>
        </w:rPr>
      </w:pPr>
      <w:r>
        <w:rPr>
          <w:rStyle w:val="Refdenotaalpie"/>
        </w:rPr>
        <w:footnoteRef/>
      </w:r>
      <w:r>
        <w:t xml:space="preserve"> </w:t>
      </w:r>
      <w:r>
        <w:rPr>
          <w:rFonts w:ascii="Arial" w:hAnsi="Arial" w:cs="Arial"/>
          <w:lang w:val="es-ES_tradnl"/>
        </w:rPr>
        <w:t xml:space="preserve">En la obtención de la muestra es importante considerar que, de acuerdo con el teorema del límite central, para tamaños de </w:t>
      </w:r>
      <m:oMath>
        <m:r>
          <w:rPr>
            <w:rFonts w:ascii="Cambria Math" w:hAnsi="Cambria Math" w:cs="Arial"/>
            <w:lang w:val="es-ES_tradnl"/>
          </w:rPr>
          <m:t>n</m:t>
        </m:r>
      </m:oMath>
      <w:r>
        <w:rPr>
          <w:rFonts w:ascii="Arial" w:hAnsi="Arial" w:cs="Arial"/>
          <w:lang w:val="es-ES_tradnl"/>
        </w:rPr>
        <w:t xml:space="preserve"> lo suficientemente grandes la prueba </w:t>
      </w:r>
      <m:oMath>
        <m:r>
          <w:rPr>
            <w:rFonts w:ascii="Cambria Math" w:hAnsi="Cambria Math" w:cs="Arial"/>
            <w:lang w:val="es-ES_tradnl"/>
          </w:rPr>
          <m:t>t</m:t>
        </m:r>
      </m:oMath>
      <w:r>
        <w:rPr>
          <w:rFonts w:ascii="Arial" w:hAnsi="Arial" w:cs="Arial"/>
          <w:lang w:val="es-ES_tradnl"/>
        </w:rPr>
        <w:t xml:space="preserve"> y los valores </w:t>
      </w:r>
      <m:oMath>
        <m:r>
          <w:rPr>
            <w:rFonts w:ascii="Cambria Math" w:hAnsi="Cambria Math" w:cs="Arial"/>
            <w:lang w:val="es-ES_tradnl"/>
          </w:rPr>
          <m:t>z</m:t>
        </m:r>
      </m:oMath>
      <w:r>
        <w:rPr>
          <w:rFonts w:ascii="Arial" w:hAnsi="Arial" w:cs="Arial"/>
          <w:lang w:val="es-ES_tradnl"/>
        </w:rPr>
        <w:t xml:space="preserve"> de la distribución normal son equivalentes. Para el lector interesado, consultar </w:t>
      </w:r>
      <w:r w:rsidRPr="00E8296D">
        <w:rPr>
          <w:rFonts w:ascii="Arial" w:hAnsi="Arial" w:cs="Arial"/>
          <w:color w:val="000000"/>
        </w:rPr>
        <w:t xml:space="preserve">Latpate, </w:t>
      </w:r>
      <w:r w:rsidRPr="00E8296D">
        <w:rPr>
          <w:rFonts w:ascii="Arial" w:hAnsi="Arial" w:cs="Arial"/>
          <w:i/>
          <w:iCs/>
          <w:color w:val="000000"/>
        </w:rPr>
        <w:t>et al</w:t>
      </w:r>
      <w:r w:rsidRPr="00E8296D">
        <w:rPr>
          <w:rFonts w:ascii="Arial" w:hAnsi="Arial" w:cs="Arial"/>
          <w:color w:val="000000"/>
        </w:rPr>
        <w:t xml:space="preserve">. (2021).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274A2" w14:textId="77777777" w:rsidR="00186B44" w:rsidRDefault="00186B4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8F06764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10361E63"/>
    <w:multiLevelType w:val="hybridMultilevel"/>
    <w:tmpl w:val="4D5C1B1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A7F1E09"/>
    <w:multiLevelType w:val="multilevel"/>
    <w:tmpl w:val="DFFC525C"/>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4062232"/>
    <w:multiLevelType w:val="multilevel"/>
    <w:tmpl w:val="DFFC525C"/>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7380C74"/>
    <w:multiLevelType w:val="multilevel"/>
    <w:tmpl w:val="AE987886"/>
    <w:lvl w:ilvl="0">
      <w:start w:val="1"/>
      <w:numFmt w:val="decimal"/>
      <w:lvlText w:val="%1."/>
      <w:lvlJc w:val="left"/>
      <w:pPr>
        <w:ind w:left="720" w:hanging="360"/>
      </w:pPr>
      <w:rPr>
        <w:rFonts w:hint="default"/>
        <w:color w:val="70AD47" w:themeColor="accent6"/>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384C0A68"/>
    <w:multiLevelType w:val="multilevel"/>
    <w:tmpl w:val="AFB09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7160E9"/>
    <w:multiLevelType w:val="hybridMultilevel"/>
    <w:tmpl w:val="09AC82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F541161"/>
    <w:multiLevelType w:val="multilevel"/>
    <w:tmpl w:val="CAB631F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5D427562"/>
    <w:multiLevelType w:val="hybridMultilevel"/>
    <w:tmpl w:val="3C52A0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077768A"/>
    <w:multiLevelType w:val="hybridMultilevel"/>
    <w:tmpl w:val="4782A270"/>
    <w:lvl w:ilvl="0" w:tplc="0188001A">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6E82BB2"/>
    <w:multiLevelType w:val="hybridMultilevel"/>
    <w:tmpl w:val="36C8FD82"/>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1" w15:restartNumberingAfterBreak="0">
    <w:nsid w:val="730011C4"/>
    <w:multiLevelType w:val="hybridMultilevel"/>
    <w:tmpl w:val="4366FF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35F5926"/>
    <w:multiLevelType w:val="multilevel"/>
    <w:tmpl w:val="DFFC525C"/>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9144F8C"/>
    <w:multiLevelType w:val="hybridMultilevel"/>
    <w:tmpl w:val="CE1CAE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BFF2875"/>
    <w:multiLevelType w:val="multilevel"/>
    <w:tmpl w:val="DFFC525C"/>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8"/>
  </w:num>
  <w:num w:numId="3">
    <w:abstractNumId w:val="9"/>
  </w:num>
  <w:num w:numId="4">
    <w:abstractNumId w:val="10"/>
  </w:num>
  <w:num w:numId="5">
    <w:abstractNumId w:val="5"/>
  </w:num>
  <w:num w:numId="6">
    <w:abstractNumId w:val="7"/>
  </w:num>
  <w:num w:numId="7">
    <w:abstractNumId w:val="4"/>
  </w:num>
  <w:num w:numId="8">
    <w:abstractNumId w:val="11"/>
  </w:num>
  <w:num w:numId="9">
    <w:abstractNumId w:val="2"/>
  </w:num>
  <w:num w:numId="10">
    <w:abstractNumId w:val="6"/>
  </w:num>
  <w:num w:numId="11">
    <w:abstractNumId w:val="13"/>
  </w:num>
  <w:num w:numId="12">
    <w:abstractNumId w:val="0"/>
  </w:num>
  <w:num w:numId="13">
    <w:abstractNumId w:val="12"/>
  </w:num>
  <w:num w:numId="14">
    <w:abstractNumId w:val="14"/>
  </w:num>
  <w:num w:numId="1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istian Eduardo García Bermúdez">
    <w15:presenceInfo w15:providerId="AD" w15:userId="S::cristian.garcia@postgrado.uv.cl::07bfab62-50f6-428f-935a-e97940812d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trackRevisions/>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526C"/>
    <w:rsid w:val="00014CC4"/>
    <w:rsid w:val="0002003D"/>
    <w:rsid w:val="0002526C"/>
    <w:rsid w:val="000418DB"/>
    <w:rsid w:val="00042AFE"/>
    <w:rsid w:val="00044278"/>
    <w:rsid w:val="00045E0B"/>
    <w:rsid w:val="00062AE3"/>
    <w:rsid w:val="00063F2D"/>
    <w:rsid w:val="000675EE"/>
    <w:rsid w:val="00074521"/>
    <w:rsid w:val="000822D0"/>
    <w:rsid w:val="00084F0F"/>
    <w:rsid w:val="00092CF0"/>
    <w:rsid w:val="000A0011"/>
    <w:rsid w:val="000B1976"/>
    <w:rsid w:val="000B603F"/>
    <w:rsid w:val="000B6CDE"/>
    <w:rsid w:val="000B7F24"/>
    <w:rsid w:val="000C005C"/>
    <w:rsid w:val="000C1496"/>
    <w:rsid w:val="000D253B"/>
    <w:rsid w:val="000E62FE"/>
    <w:rsid w:val="000F36DE"/>
    <w:rsid w:val="000F762B"/>
    <w:rsid w:val="00100A3A"/>
    <w:rsid w:val="001117DD"/>
    <w:rsid w:val="00114FCD"/>
    <w:rsid w:val="001204BE"/>
    <w:rsid w:val="00127908"/>
    <w:rsid w:val="0014489A"/>
    <w:rsid w:val="00146A21"/>
    <w:rsid w:val="00152CD8"/>
    <w:rsid w:val="0015321D"/>
    <w:rsid w:val="001541D8"/>
    <w:rsid w:val="00154CAB"/>
    <w:rsid w:val="00155B89"/>
    <w:rsid w:val="00164DB0"/>
    <w:rsid w:val="00167984"/>
    <w:rsid w:val="00174712"/>
    <w:rsid w:val="00181576"/>
    <w:rsid w:val="00185848"/>
    <w:rsid w:val="00186B44"/>
    <w:rsid w:val="00193A82"/>
    <w:rsid w:val="00195D98"/>
    <w:rsid w:val="001A0790"/>
    <w:rsid w:val="001A643C"/>
    <w:rsid w:val="001A7AD7"/>
    <w:rsid w:val="001B28A6"/>
    <w:rsid w:val="001B5246"/>
    <w:rsid w:val="001B648D"/>
    <w:rsid w:val="001C36D0"/>
    <w:rsid w:val="001C6305"/>
    <w:rsid w:val="001D7E0E"/>
    <w:rsid w:val="001E43E9"/>
    <w:rsid w:val="001E77D7"/>
    <w:rsid w:val="001F1DE0"/>
    <w:rsid w:val="00213898"/>
    <w:rsid w:val="0021658F"/>
    <w:rsid w:val="002217F1"/>
    <w:rsid w:val="00225B2C"/>
    <w:rsid w:val="00236A91"/>
    <w:rsid w:val="0024177D"/>
    <w:rsid w:val="00257654"/>
    <w:rsid w:val="00265FE4"/>
    <w:rsid w:val="0026741A"/>
    <w:rsid w:val="00280312"/>
    <w:rsid w:val="002817BC"/>
    <w:rsid w:val="00285437"/>
    <w:rsid w:val="002911B4"/>
    <w:rsid w:val="0029331B"/>
    <w:rsid w:val="002949B1"/>
    <w:rsid w:val="002A0248"/>
    <w:rsid w:val="002A160D"/>
    <w:rsid w:val="002A264C"/>
    <w:rsid w:val="002A44A4"/>
    <w:rsid w:val="002A5FD0"/>
    <w:rsid w:val="002A7049"/>
    <w:rsid w:val="002C4B6B"/>
    <w:rsid w:val="002D1241"/>
    <w:rsid w:val="002D4270"/>
    <w:rsid w:val="002E69EA"/>
    <w:rsid w:val="002F3899"/>
    <w:rsid w:val="00303030"/>
    <w:rsid w:val="00306316"/>
    <w:rsid w:val="00312F5E"/>
    <w:rsid w:val="00317FB3"/>
    <w:rsid w:val="00334AD5"/>
    <w:rsid w:val="0033604D"/>
    <w:rsid w:val="003425F8"/>
    <w:rsid w:val="00356943"/>
    <w:rsid w:val="00371CFC"/>
    <w:rsid w:val="00373039"/>
    <w:rsid w:val="003731AB"/>
    <w:rsid w:val="0038081B"/>
    <w:rsid w:val="00386714"/>
    <w:rsid w:val="003914F3"/>
    <w:rsid w:val="003B30CD"/>
    <w:rsid w:val="003B34BD"/>
    <w:rsid w:val="003C3017"/>
    <w:rsid w:val="003D05CB"/>
    <w:rsid w:val="003D117C"/>
    <w:rsid w:val="003D530E"/>
    <w:rsid w:val="003D5455"/>
    <w:rsid w:val="003D7DDA"/>
    <w:rsid w:val="003E398A"/>
    <w:rsid w:val="003F278B"/>
    <w:rsid w:val="003F5A7F"/>
    <w:rsid w:val="003F70AD"/>
    <w:rsid w:val="00403E65"/>
    <w:rsid w:val="00407A2F"/>
    <w:rsid w:val="00414FE8"/>
    <w:rsid w:val="00416213"/>
    <w:rsid w:val="00423ADE"/>
    <w:rsid w:val="00433CB1"/>
    <w:rsid w:val="00444762"/>
    <w:rsid w:val="00454622"/>
    <w:rsid w:val="00473848"/>
    <w:rsid w:val="004871CE"/>
    <w:rsid w:val="004874CC"/>
    <w:rsid w:val="004979B2"/>
    <w:rsid w:val="004B007E"/>
    <w:rsid w:val="004B28B3"/>
    <w:rsid w:val="004B2E62"/>
    <w:rsid w:val="004B5DC7"/>
    <w:rsid w:val="004C2041"/>
    <w:rsid w:val="004C34DE"/>
    <w:rsid w:val="004C4281"/>
    <w:rsid w:val="004C466B"/>
    <w:rsid w:val="004D23A5"/>
    <w:rsid w:val="004E2E7D"/>
    <w:rsid w:val="004E71C1"/>
    <w:rsid w:val="004F3998"/>
    <w:rsid w:val="004F6DAB"/>
    <w:rsid w:val="00505D20"/>
    <w:rsid w:val="00505D2F"/>
    <w:rsid w:val="00511541"/>
    <w:rsid w:val="00511AE4"/>
    <w:rsid w:val="0051254A"/>
    <w:rsid w:val="005131B9"/>
    <w:rsid w:val="0054105D"/>
    <w:rsid w:val="00541CFF"/>
    <w:rsid w:val="00550A8C"/>
    <w:rsid w:val="0055249C"/>
    <w:rsid w:val="0055277C"/>
    <w:rsid w:val="00554524"/>
    <w:rsid w:val="0055525C"/>
    <w:rsid w:val="00556DC6"/>
    <w:rsid w:val="00562AD4"/>
    <w:rsid w:val="00563E49"/>
    <w:rsid w:val="00565604"/>
    <w:rsid w:val="005672CF"/>
    <w:rsid w:val="005711E6"/>
    <w:rsid w:val="005728E8"/>
    <w:rsid w:val="005816B7"/>
    <w:rsid w:val="005820DE"/>
    <w:rsid w:val="0058555C"/>
    <w:rsid w:val="00586996"/>
    <w:rsid w:val="00587BDF"/>
    <w:rsid w:val="00593486"/>
    <w:rsid w:val="00593F6F"/>
    <w:rsid w:val="005A0BE4"/>
    <w:rsid w:val="005A26A7"/>
    <w:rsid w:val="005A4F87"/>
    <w:rsid w:val="005A59C5"/>
    <w:rsid w:val="005A64D9"/>
    <w:rsid w:val="005A6B10"/>
    <w:rsid w:val="005B3E1E"/>
    <w:rsid w:val="005B411D"/>
    <w:rsid w:val="005B720C"/>
    <w:rsid w:val="005C7DB3"/>
    <w:rsid w:val="005D5BCE"/>
    <w:rsid w:val="005E40A1"/>
    <w:rsid w:val="005E533C"/>
    <w:rsid w:val="005F1729"/>
    <w:rsid w:val="005F67A1"/>
    <w:rsid w:val="006051BA"/>
    <w:rsid w:val="00606ADB"/>
    <w:rsid w:val="006105D1"/>
    <w:rsid w:val="00612948"/>
    <w:rsid w:val="00613BD2"/>
    <w:rsid w:val="00615528"/>
    <w:rsid w:val="006205B4"/>
    <w:rsid w:val="006242D6"/>
    <w:rsid w:val="006243D0"/>
    <w:rsid w:val="0062619C"/>
    <w:rsid w:val="00633160"/>
    <w:rsid w:val="00642C70"/>
    <w:rsid w:val="00656025"/>
    <w:rsid w:val="00660E93"/>
    <w:rsid w:val="006654B5"/>
    <w:rsid w:val="00665856"/>
    <w:rsid w:val="00670EF2"/>
    <w:rsid w:val="00672094"/>
    <w:rsid w:val="006836AB"/>
    <w:rsid w:val="0068784E"/>
    <w:rsid w:val="006A1D6F"/>
    <w:rsid w:val="006A29D6"/>
    <w:rsid w:val="006A3013"/>
    <w:rsid w:val="006B2916"/>
    <w:rsid w:val="006B2AE6"/>
    <w:rsid w:val="006C1EA0"/>
    <w:rsid w:val="006D199E"/>
    <w:rsid w:val="006D2330"/>
    <w:rsid w:val="006E1798"/>
    <w:rsid w:val="006E3FE8"/>
    <w:rsid w:val="006E633A"/>
    <w:rsid w:val="006F46E0"/>
    <w:rsid w:val="00700D03"/>
    <w:rsid w:val="00702C1A"/>
    <w:rsid w:val="00711930"/>
    <w:rsid w:val="007149B6"/>
    <w:rsid w:val="00721EC3"/>
    <w:rsid w:val="00725EC0"/>
    <w:rsid w:val="00726161"/>
    <w:rsid w:val="007276FE"/>
    <w:rsid w:val="007325BF"/>
    <w:rsid w:val="007334CB"/>
    <w:rsid w:val="00736734"/>
    <w:rsid w:val="00737C3C"/>
    <w:rsid w:val="0074575A"/>
    <w:rsid w:val="0076041B"/>
    <w:rsid w:val="00761F63"/>
    <w:rsid w:val="00762239"/>
    <w:rsid w:val="00763195"/>
    <w:rsid w:val="0079002D"/>
    <w:rsid w:val="007B1D2E"/>
    <w:rsid w:val="007B231B"/>
    <w:rsid w:val="007B2D94"/>
    <w:rsid w:val="007B69BB"/>
    <w:rsid w:val="007C0939"/>
    <w:rsid w:val="007C208C"/>
    <w:rsid w:val="007C5458"/>
    <w:rsid w:val="007C596B"/>
    <w:rsid w:val="007D0351"/>
    <w:rsid w:val="007E0E32"/>
    <w:rsid w:val="007E15AD"/>
    <w:rsid w:val="007E6BD8"/>
    <w:rsid w:val="007F7610"/>
    <w:rsid w:val="00800A3C"/>
    <w:rsid w:val="00804AA1"/>
    <w:rsid w:val="008065B8"/>
    <w:rsid w:val="00817068"/>
    <w:rsid w:val="00824110"/>
    <w:rsid w:val="0083112C"/>
    <w:rsid w:val="00833CD4"/>
    <w:rsid w:val="00834472"/>
    <w:rsid w:val="00840D36"/>
    <w:rsid w:val="00841967"/>
    <w:rsid w:val="00843746"/>
    <w:rsid w:val="0084444D"/>
    <w:rsid w:val="0084684E"/>
    <w:rsid w:val="00857414"/>
    <w:rsid w:val="00857CDE"/>
    <w:rsid w:val="0086019E"/>
    <w:rsid w:val="00864F46"/>
    <w:rsid w:val="00865CCB"/>
    <w:rsid w:val="00873A38"/>
    <w:rsid w:val="00874292"/>
    <w:rsid w:val="008745B7"/>
    <w:rsid w:val="008761F7"/>
    <w:rsid w:val="00883766"/>
    <w:rsid w:val="00883883"/>
    <w:rsid w:val="008A46E9"/>
    <w:rsid w:val="008A5B41"/>
    <w:rsid w:val="008B450C"/>
    <w:rsid w:val="008B49FD"/>
    <w:rsid w:val="008B5B28"/>
    <w:rsid w:val="008C2AC2"/>
    <w:rsid w:val="008C2C67"/>
    <w:rsid w:val="008D0963"/>
    <w:rsid w:val="008D6859"/>
    <w:rsid w:val="008E0BEC"/>
    <w:rsid w:val="008E3780"/>
    <w:rsid w:val="008E7A6C"/>
    <w:rsid w:val="008E7D0A"/>
    <w:rsid w:val="008F1467"/>
    <w:rsid w:val="008F16FD"/>
    <w:rsid w:val="008F26F1"/>
    <w:rsid w:val="008F38AB"/>
    <w:rsid w:val="009036E3"/>
    <w:rsid w:val="009202FE"/>
    <w:rsid w:val="00920EF6"/>
    <w:rsid w:val="0092404E"/>
    <w:rsid w:val="009364B2"/>
    <w:rsid w:val="00936591"/>
    <w:rsid w:val="0094008E"/>
    <w:rsid w:val="0095753C"/>
    <w:rsid w:val="009711AE"/>
    <w:rsid w:val="0098127E"/>
    <w:rsid w:val="00983D0B"/>
    <w:rsid w:val="009848EC"/>
    <w:rsid w:val="00997DA1"/>
    <w:rsid w:val="009B2AFE"/>
    <w:rsid w:val="009B7FD7"/>
    <w:rsid w:val="009C0CFE"/>
    <w:rsid w:val="009C22CC"/>
    <w:rsid w:val="009C27F3"/>
    <w:rsid w:val="009C3E7C"/>
    <w:rsid w:val="009C56E7"/>
    <w:rsid w:val="009D7022"/>
    <w:rsid w:val="009E1D7A"/>
    <w:rsid w:val="009E237C"/>
    <w:rsid w:val="009E31EC"/>
    <w:rsid w:val="009E75B7"/>
    <w:rsid w:val="009F0343"/>
    <w:rsid w:val="009F6EDF"/>
    <w:rsid w:val="00A036CE"/>
    <w:rsid w:val="00A03FAC"/>
    <w:rsid w:val="00A07D5A"/>
    <w:rsid w:val="00A10394"/>
    <w:rsid w:val="00A113DA"/>
    <w:rsid w:val="00A11545"/>
    <w:rsid w:val="00A13363"/>
    <w:rsid w:val="00A143A0"/>
    <w:rsid w:val="00A15253"/>
    <w:rsid w:val="00A161F4"/>
    <w:rsid w:val="00A22366"/>
    <w:rsid w:val="00A27D21"/>
    <w:rsid w:val="00A30161"/>
    <w:rsid w:val="00A31303"/>
    <w:rsid w:val="00A33496"/>
    <w:rsid w:val="00A334F1"/>
    <w:rsid w:val="00A34C17"/>
    <w:rsid w:val="00A36808"/>
    <w:rsid w:val="00A45C60"/>
    <w:rsid w:val="00A527B0"/>
    <w:rsid w:val="00A53021"/>
    <w:rsid w:val="00A64355"/>
    <w:rsid w:val="00A656D9"/>
    <w:rsid w:val="00A77782"/>
    <w:rsid w:val="00A80E4C"/>
    <w:rsid w:val="00A86187"/>
    <w:rsid w:val="00A9224C"/>
    <w:rsid w:val="00A93476"/>
    <w:rsid w:val="00AA1DDB"/>
    <w:rsid w:val="00AA7B4B"/>
    <w:rsid w:val="00AB76F0"/>
    <w:rsid w:val="00AC171F"/>
    <w:rsid w:val="00AD040C"/>
    <w:rsid w:val="00AD5178"/>
    <w:rsid w:val="00AE1E63"/>
    <w:rsid w:val="00AE31BD"/>
    <w:rsid w:val="00AE606F"/>
    <w:rsid w:val="00AF15CD"/>
    <w:rsid w:val="00B00567"/>
    <w:rsid w:val="00B06208"/>
    <w:rsid w:val="00B23D75"/>
    <w:rsid w:val="00B27398"/>
    <w:rsid w:val="00B31891"/>
    <w:rsid w:val="00B32617"/>
    <w:rsid w:val="00B4051E"/>
    <w:rsid w:val="00B40816"/>
    <w:rsid w:val="00B41368"/>
    <w:rsid w:val="00B5053B"/>
    <w:rsid w:val="00B55B66"/>
    <w:rsid w:val="00B56792"/>
    <w:rsid w:val="00B56A0B"/>
    <w:rsid w:val="00B679CB"/>
    <w:rsid w:val="00B72259"/>
    <w:rsid w:val="00B738AB"/>
    <w:rsid w:val="00B9528D"/>
    <w:rsid w:val="00B95B98"/>
    <w:rsid w:val="00B95FE2"/>
    <w:rsid w:val="00BA1F7F"/>
    <w:rsid w:val="00BA5D06"/>
    <w:rsid w:val="00BB2D13"/>
    <w:rsid w:val="00BB3AAE"/>
    <w:rsid w:val="00BB3C7C"/>
    <w:rsid w:val="00BB49A8"/>
    <w:rsid w:val="00BC1444"/>
    <w:rsid w:val="00BC2253"/>
    <w:rsid w:val="00BC2451"/>
    <w:rsid w:val="00BC62CC"/>
    <w:rsid w:val="00BD2145"/>
    <w:rsid w:val="00BD4BE9"/>
    <w:rsid w:val="00BD5599"/>
    <w:rsid w:val="00BE0417"/>
    <w:rsid w:val="00BE7B66"/>
    <w:rsid w:val="00BF6034"/>
    <w:rsid w:val="00BF7E97"/>
    <w:rsid w:val="00C10005"/>
    <w:rsid w:val="00C1714C"/>
    <w:rsid w:val="00C17BFC"/>
    <w:rsid w:val="00C201C5"/>
    <w:rsid w:val="00C27B1B"/>
    <w:rsid w:val="00C30FF6"/>
    <w:rsid w:val="00C32A26"/>
    <w:rsid w:val="00C458FC"/>
    <w:rsid w:val="00C45C3F"/>
    <w:rsid w:val="00C47ABC"/>
    <w:rsid w:val="00C516BF"/>
    <w:rsid w:val="00C5337E"/>
    <w:rsid w:val="00C55B0C"/>
    <w:rsid w:val="00C56EC0"/>
    <w:rsid w:val="00C634C0"/>
    <w:rsid w:val="00C67032"/>
    <w:rsid w:val="00C71F57"/>
    <w:rsid w:val="00CA159D"/>
    <w:rsid w:val="00CA39DB"/>
    <w:rsid w:val="00CB7A37"/>
    <w:rsid w:val="00CB7F44"/>
    <w:rsid w:val="00CD3D18"/>
    <w:rsid w:val="00CE346C"/>
    <w:rsid w:val="00CE555E"/>
    <w:rsid w:val="00CF2555"/>
    <w:rsid w:val="00D0621C"/>
    <w:rsid w:val="00D06C9A"/>
    <w:rsid w:val="00D06D45"/>
    <w:rsid w:val="00D0745C"/>
    <w:rsid w:val="00D13280"/>
    <w:rsid w:val="00D17F43"/>
    <w:rsid w:val="00D20A67"/>
    <w:rsid w:val="00D37576"/>
    <w:rsid w:val="00D45EA5"/>
    <w:rsid w:val="00D52FCC"/>
    <w:rsid w:val="00D537AC"/>
    <w:rsid w:val="00D56575"/>
    <w:rsid w:val="00D61E07"/>
    <w:rsid w:val="00D664A3"/>
    <w:rsid w:val="00D711BA"/>
    <w:rsid w:val="00D72AC5"/>
    <w:rsid w:val="00D74D8D"/>
    <w:rsid w:val="00D75A82"/>
    <w:rsid w:val="00D772D6"/>
    <w:rsid w:val="00D77F81"/>
    <w:rsid w:val="00D817B5"/>
    <w:rsid w:val="00D834AF"/>
    <w:rsid w:val="00D86CDD"/>
    <w:rsid w:val="00D87EA1"/>
    <w:rsid w:val="00D917E7"/>
    <w:rsid w:val="00D93BDA"/>
    <w:rsid w:val="00DA5ACC"/>
    <w:rsid w:val="00DA7DCD"/>
    <w:rsid w:val="00DB6D28"/>
    <w:rsid w:val="00DC44CB"/>
    <w:rsid w:val="00DC46F3"/>
    <w:rsid w:val="00DC518E"/>
    <w:rsid w:val="00DF330A"/>
    <w:rsid w:val="00E07834"/>
    <w:rsid w:val="00E107B2"/>
    <w:rsid w:val="00E17297"/>
    <w:rsid w:val="00E3184D"/>
    <w:rsid w:val="00E34A9A"/>
    <w:rsid w:val="00E34F3E"/>
    <w:rsid w:val="00E37AFA"/>
    <w:rsid w:val="00E40C1B"/>
    <w:rsid w:val="00E450B4"/>
    <w:rsid w:val="00E476CE"/>
    <w:rsid w:val="00E56360"/>
    <w:rsid w:val="00E57D80"/>
    <w:rsid w:val="00E64178"/>
    <w:rsid w:val="00E64928"/>
    <w:rsid w:val="00E72EC7"/>
    <w:rsid w:val="00E74BFC"/>
    <w:rsid w:val="00E7561B"/>
    <w:rsid w:val="00E75ABE"/>
    <w:rsid w:val="00E8296D"/>
    <w:rsid w:val="00E846E8"/>
    <w:rsid w:val="00E84F2D"/>
    <w:rsid w:val="00E90A01"/>
    <w:rsid w:val="00E90C7D"/>
    <w:rsid w:val="00E91D5C"/>
    <w:rsid w:val="00E976CF"/>
    <w:rsid w:val="00EA152F"/>
    <w:rsid w:val="00EA184A"/>
    <w:rsid w:val="00EA22FB"/>
    <w:rsid w:val="00EA27D9"/>
    <w:rsid w:val="00EB1CD1"/>
    <w:rsid w:val="00EB20EE"/>
    <w:rsid w:val="00EB314A"/>
    <w:rsid w:val="00EB3448"/>
    <w:rsid w:val="00EB47B8"/>
    <w:rsid w:val="00EB692D"/>
    <w:rsid w:val="00EC1EFB"/>
    <w:rsid w:val="00EC3926"/>
    <w:rsid w:val="00ED15C7"/>
    <w:rsid w:val="00EE2183"/>
    <w:rsid w:val="00EE5AE3"/>
    <w:rsid w:val="00EE73DC"/>
    <w:rsid w:val="00EE7E60"/>
    <w:rsid w:val="00EF1050"/>
    <w:rsid w:val="00EF41BB"/>
    <w:rsid w:val="00EF562E"/>
    <w:rsid w:val="00EF615E"/>
    <w:rsid w:val="00EF6B58"/>
    <w:rsid w:val="00F05134"/>
    <w:rsid w:val="00F0629F"/>
    <w:rsid w:val="00F07859"/>
    <w:rsid w:val="00F07ADF"/>
    <w:rsid w:val="00F11F1C"/>
    <w:rsid w:val="00F13D60"/>
    <w:rsid w:val="00F146C6"/>
    <w:rsid w:val="00F15971"/>
    <w:rsid w:val="00F2175E"/>
    <w:rsid w:val="00F234FE"/>
    <w:rsid w:val="00F24482"/>
    <w:rsid w:val="00F249CD"/>
    <w:rsid w:val="00F26434"/>
    <w:rsid w:val="00F31622"/>
    <w:rsid w:val="00F37332"/>
    <w:rsid w:val="00F55B8E"/>
    <w:rsid w:val="00F64778"/>
    <w:rsid w:val="00F70A28"/>
    <w:rsid w:val="00F71577"/>
    <w:rsid w:val="00F7272A"/>
    <w:rsid w:val="00F753FC"/>
    <w:rsid w:val="00F81FC9"/>
    <w:rsid w:val="00F82609"/>
    <w:rsid w:val="00F831AA"/>
    <w:rsid w:val="00F90833"/>
    <w:rsid w:val="00F93041"/>
    <w:rsid w:val="00FA1D2B"/>
    <w:rsid w:val="00FA2512"/>
    <w:rsid w:val="00FA43E8"/>
    <w:rsid w:val="00FA6516"/>
    <w:rsid w:val="00FB212E"/>
    <w:rsid w:val="00FB5F93"/>
    <w:rsid w:val="00FC4B83"/>
    <w:rsid w:val="00FD0DA3"/>
    <w:rsid w:val="00FD5224"/>
    <w:rsid w:val="00FE2505"/>
    <w:rsid w:val="00FF3A11"/>
    <w:rsid w:val="00FF73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2D0F8"/>
  <w15:docId w15:val="{8DE90F67-EAEF-49A9-9870-E5B63C735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Theme="minorHAnsi" w:hAnsi="Montserrat"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23ADE"/>
    <w:pPr>
      <w:keepNext/>
      <w:keepLines/>
      <w:spacing w:before="240" w:after="0"/>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2817BC"/>
    <w:pPr>
      <w:keepNext/>
      <w:keepLines/>
      <w:spacing w:before="40" w:after="0"/>
      <w:outlineLvl w:val="1"/>
    </w:pPr>
    <w:rPr>
      <w:rFonts w:ascii="Arial" w:eastAsiaTheme="majorEastAsia" w:hAnsi="Arial" w:cstheme="majorBidi"/>
      <w:b/>
      <w:sz w:val="24"/>
      <w:szCs w:val="26"/>
    </w:rPr>
  </w:style>
  <w:style w:type="paragraph" w:styleId="Ttulo3">
    <w:name w:val="heading 3"/>
    <w:basedOn w:val="Normal"/>
    <w:next w:val="Normal"/>
    <w:link w:val="Ttulo3Car"/>
    <w:uiPriority w:val="9"/>
    <w:unhideWhenUsed/>
    <w:qFormat/>
    <w:rsid w:val="00152CD8"/>
    <w:pPr>
      <w:keepNext/>
      <w:keepLines/>
      <w:spacing w:before="40" w:after="0" w:line="360" w:lineRule="auto"/>
      <w:ind w:left="1416"/>
      <w:outlineLvl w:val="2"/>
    </w:pPr>
    <w:rPr>
      <w:rFonts w:ascii="Arial" w:eastAsiaTheme="majorEastAsia" w:hAnsi="Arial"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erenciasutil">
    <w:name w:val="Subtle Reference"/>
    <w:basedOn w:val="Fuentedeprrafopredeter"/>
    <w:uiPriority w:val="31"/>
    <w:qFormat/>
    <w:rsid w:val="003D7DDA"/>
    <w:rPr>
      <w:rFonts w:ascii="Montserrat" w:hAnsi="Montserrat"/>
      <w:b w:val="0"/>
      <w:smallCaps/>
      <w:color w:val="auto"/>
      <w:sz w:val="14"/>
    </w:rPr>
  </w:style>
  <w:style w:type="character" w:customStyle="1" w:styleId="Ttulo1Car">
    <w:name w:val="Título 1 Car"/>
    <w:basedOn w:val="Fuentedeprrafopredeter"/>
    <w:link w:val="Ttulo1"/>
    <w:uiPriority w:val="9"/>
    <w:rsid w:val="00423ADE"/>
    <w:rPr>
      <w:rFonts w:ascii="Arial" w:eastAsiaTheme="majorEastAsia" w:hAnsi="Arial" w:cstheme="majorBidi"/>
      <w:b/>
      <w:color w:val="000000" w:themeColor="text1"/>
      <w:sz w:val="24"/>
      <w:szCs w:val="32"/>
    </w:rPr>
  </w:style>
  <w:style w:type="paragraph" w:styleId="Prrafodelista">
    <w:name w:val="List Paragraph"/>
    <w:basedOn w:val="Normal"/>
    <w:uiPriority w:val="34"/>
    <w:qFormat/>
    <w:rsid w:val="0002526C"/>
    <w:pPr>
      <w:ind w:left="720"/>
      <w:contextualSpacing/>
    </w:pPr>
  </w:style>
  <w:style w:type="character" w:customStyle="1" w:styleId="Ttulo2Car">
    <w:name w:val="Título 2 Car"/>
    <w:basedOn w:val="Fuentedeprrafopredeter"/>
    <w:link w:val="Ttulo2"/>
    <w:uiPriority w:val="9"/>
    <w:rsid w:val="002817BC"/>
    <w:rPr>
      <w:rFonts w:ascii="Arial" w:eastAsiaTheme="majorEastAsia" w:hAnsi="Arial" w:cstheme="majorBidi"/>
      <w:b/>
      <w:sz w:val="24"/>
      <w:szCs w:val="26"/>
    </w:rPr>
  </w:style>
  <w:style w:type="paragraph" w:styleId="NormalWeb">
    <w:name w:val="Normal (Web)"/>
    <w:basedOn w:val="Normal"/>
    <w:uiPriority w:val="99"/>
    <w:semiHidden/>
    <w:unhideWhenUsed/>
    <w:rsid w:val="00BF7E97"/>
    <w:pPr>
      <w:spacing w:before="100" w:beforeAutospacing="1" w:after="100" w:afterAutospacing="1" w:line="240" w:lineRule="auto"/>
    </w:pPr>
    <w:rPr>
      <w:rFonts w:ascii="Times New Roman" w:eastAsia="Times New Roman" w:hAnsi="Times New Roman" w:cs="Times New Roman"/>
      <w:sz w:val="24"/>
      <w:szCs w:val="24"/>
      <w:lang w:val="es-CL" w:eastAsia="es-MX"/>
    </w:rPr>
  </w:style>
  <w:style w:type="character" w:styleId="Textodelmarcadordeposicin">
    <w:name w:val="Placeholder Text"/>
    <w:basedOn w:val="Fuentedeprrafopredeter"/>
    <w:uiPriority w:val="99"/>
    <w:semiHidden/>
    <w:rsid w:val="0055525C"/>
    <w:rPr>
      <w:color w:val="808080"/>
    </w:rPr>
  </w:style>
  <w:style w:type="table" w:styleId="Tablaconcuadrcula">
    <w:name w:val="Table Grid"/>
    <w:basedOn w:val="Tablanormal"/>
    <w:uiPriority w:val="39"/>
    <w:rsid w:val="00D132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883766"/>
    <w:pPr>
      <w:spacing w:after="0" w:line="240" w:lineRule="auto"/>
    </w:pPr>
  </w:style>
  <w:style w:type="character" w:styleId="Refdecomentario">
    <w:name w:val="annotation reference"/>
    <w:basedOn w:val="Fuentedeprrafopredeter"/>
    <w:uiPriority w:val="99"/>
    <w:semiHidden/>
    <w:unhideWhenUsed/>
    <w:rsid w:val="00E75ABE"/>
    <w:rPr>
      <w:sz w:val="16"/>
      <w:szCs w:val="16"/>
    </w:rPr>
  </w:style>
  <w:style w:type="paragraph" w:styleId="Textocomentario">
    <w:name w:val="annotation text"/>
    <w:basedOn w:val="Normal"/>
    <w:link w:val="TextocomentarioCar"/>
    <w:uiPriority w:val="99"/>
    <w:unhideWhenUsed/>
    <w:rsid w:val="00E75ABE"/>
    <w:pPr>
      <w:spacing w:line="240" w:lineRule="auto"/>
    </w:pPr>
    <w:rPr>
      <w:sz w:val="20"/>
      <w:szCs w:val="20"/>
    </w:rPr>
  </w:style>
  <w:style w:type="character" w:customStyle="1" w:styleId="TextocomentarioCar">
    <w:name w:val="Texto comentario Car"/>
    <w:basedOn w:val="Fuentedeprrafopredeter"/>
    <w:link w:val="Textocomentario"/>
    <w:uiPriority w:val="99"/>
    <w:rsid w:val="00E75ABE"/>
    <w:rPr>
      <w:sz w:val="20"/>
      <w:szCs w:val="20"/>
    </w:rPr>
  </w:style>
  <w:style w:type="paragraph" w:styleId="Asuntodelcomentario">
    <w:name w:val="annotation subject"/>
    <w:basedOn w:val="Textocomentario"/>
    <w:next w:val="Textocomentario"/>
    <w:link w:val="AsuntodelcomentarioCar"/>
    <w:uiPriority w:val="99"/>
    <w:semiHidden/>
    <w:unhideWhenUsed/>
    <w:rsid w:val="00E75ABE"/>
    <w:rPr>
      <w:b/>
      <w:bCs/>
    </w:rPr>
  </w:style>
  <w:style w:type="character" w:customStyle="1" w:styleId="AsuntodelcomentarioCar">
    <w:name w:val="Asunto del comentario Car"/>
    <w:basedOn w:val="TextocomentarioCar"/>
    <w:link w:val="Asuntodelcomentario"/>
    <w:uiPriority w:val="99"/>
    <w:semiHidden/>
    <w:rsid w:val="00E75ABE"/>
    <w:rPr>
      <w:b/>
      <w:bCs/>
      <w:sz w:val="20"/>
      <w:szCs w:val="20"/>
    </w:rPr>
  </w:style>
  <w:style w:type="paragraph" w:styleId="Textodeglobo">
    <w:name w:val="Balloon Text"/>
    <w:basedOn w:val="Normal"/>
    <w:link w:val="TextodegloboCar"/>
    <w:uiPriority w:val="99"/>
    <w:semiHidden/>
    <w:unhideWhenUsed/>
    <w:rsid w:val="008C2A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C2AC2"/>
    <w:rPr>
      <w:rFonts w:ascii="Segoe UI" w:hAnsi="Segoe UI" w:cs="Segoe UI"/>
      <w:sz w:val="18"/>
      <w:szCs w:val="18"/>
    </w:rPr>
  </w:style>
  <w:style w:type="paragraph" w:styleId="Descripcin">
    <w:name w:val="caption"/>
    <w:basedOn w:val="Normal"/>
    <w:next w:val="Normal"/>
    <w:uiPriority w:val="35"/>
    <w:unhideWhenUsed/>
    <w:qFormat/>
    <w:rsid w:val="00D817B5"/>
    <w:pPr>
      <w:spacing w:after="200" w:line="240" w:lineRule="auto"/>
    </w:pPr>
    <w:rPr>
      <w:b/>
      <w:iCs/>
      <w:sz w:val="20"/>
      <w:szCs w:val="18"/>
    </w:rPr>
  </w:style>
  <w:style w:type="character" w:customStyle="1" w:styleId="Ttulo3Car">
    <w:name w:val="Título 3 Car"/>
    <w:basedOn w:val="Fuentedeprrafopredeter"/>
    <w:link w:val="Ttulo3"/>
    <w:uiPriority w:val="9"/>
    <w:rsid w:val="00152CD8"/>
    <w:rPr>
      <w:rFonts w:ascii="Arial" w:eastAsiaTheme="majorEastAsia" w:hAnsi="Arial" w:cstheme="majorBidi"/>
      <w:b/>
      <w:szCs w:val="24"/>
    </w:rPr>
  </w:style>
  <w:style w:type="paragraph" w:styleId="Ttulo">
    <w:name w:val="Title"/>
    <w:basedOn w:val="Normal"/>
    <w:next w:val="Normal"/>
    <w:link w:val="TtuloCar"/>
    <w:uiPriority w:val="10"/>
    <w:qFormat/>
    <w:rsid w:val="001F1D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F1DE0"/>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1F1DE0"/>
    <w:rPr>
      <w:color w:val="0563C1" w:themeColor="hyperlink"/>
      <w:u w:val="single"/>
    </w:rPr>
  </w:style>
  <w:style w:type="character" w:styleId="Hipervnculovisitado">
    <w:name w:val="FollowedHyperlink"/>
    <w:basedOn w:val="Fuentedeprrafopredeter"/>
    <w:uiPriority w:val="99"/>
    <w:semiHidden/>
    <w:unhideWhenUsed/>
    <w:rsid w:val="001F1DE0"/>
    <w:rPr>
      <w:color w:val="954F72" w:themeColor="followedHyperlink"/>
      <w:u w:val="single"/>
    </w:rPr>
  </w:style>
  <w:style w:type="paragraph" w:styleId="Textonotapie">
    <w:name w:val="footnote text"/>
    <w:basedOn w:val="Normal"/>
    <w:link w:val="TextonotapieCar"/>
    <w:uiPriority w:val="99"/>
    <w:semiHidden/>
    <w:unhideWhenUsed/>
    <w:rsid w:val="00F2175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2175E"/>
    <w:rPr>
      <w:sz w:val="20"/>
      <w:szCs w:val="20"/>
    </w:rPr>
  </w:style>
  <w:style w:type="character" w:styleId="Refdenotaalpie">
    <w:name w:val="footnote reference"/>
    <w:basedOn w:val="Fuentedeprrafopredeter"/>
    <w:uiPriority w:val="99"/>
    <w:semiHidden/>
    <w:unhideWhenUsed/>
    <w:rsid w:val="00F2175E"/>
    <w:rPr>
      <w:vertAlign w:val="superscript"/>
    </w:rPr>
  </w:style>
  <w:style w:type="paragraph" w:styleId="Textoindependiente">
    <w:name w:val="Body Text"/>
    <w:basedOn w:val="Normal"/>
    <w:link w:val="TextoindependienteCar"/>
    <w:uiPriority w:val="1"/>
    <w:qFormat/>
    <w:rsid w:val="004E71C1"/>
    <w:pPr>
      <w:widowControl w:val="0"/>
      <w:autoSpaceDE w:val="0"/>
      <w:autoSpaceDN w:val="0"/>
      <w:spacing w:after="0" w:line="240" w:lineRule="auto"/>
    </w:pPr>
    <w:rPr>
      <w:rFonts w:ascii="Georgia" w:eastAsia="Georgia" w:hAnsi="Georgia" w:cs="Georgia"/>
      <w:sz w:val="24"/>
      <w:szCs w:val="24"/>
      <w:lang w:val="es-ES"/>
    </w:rPr>
  </w:style>
  <w:style w:type="character" w:customStyle="1" w:styleId="TextoindependienteCar">
    <w:name w:val="Texto independiente Car"/>
    <w:basedOn w:val="Fuentedeprrafopredeter"/>
    <w:link w:val="Textoindependiente"/>
    <w:uiPriority w:val="1"/>
    <w:rsid w:val="004E71C1"/>
    <w:rPr>
      <w:rFonts w:ascii="Georgia" w:eastAsia="Georgia" w:hAnsi="Georgia" w:cs="Georgia"/>
      <w:sz w:val="24"/>
      <w:szCs w:val="24"/>
      <w:lang w:val="es-ES"/>
    </w:rPr>
  </w:style>
  <w:style w:type="paragraph" w:customStyle="1" w:styleId="FirstParagraph">
    <w:name w:val="First Paragraph"/>
    <w:basedOn w:val="Textoindependiente"/>
    <w:next w:val="Textoindependiente"/>
    <w:qFormat/>
    <w:rsid w:val="00433CB1"/>
    <w:pPr>
      <w:widowControl/>
      <w:autoSpaceDE/>
      <w:autoSpaceDN/>
      <w:spacing w:before="180" w:after="180"/>
    </w:pPr>
    <w:rPr>
      <w:rFonts w:asciiTheme="minorHAnsi" w:eastAsiaTheme="minorHAnsi" w:hAnsiTheme="minorHAnsi" w:cstheme="minorBidi"/>
      <w:lang w:val="en-US"/>
    </w:rPr>
  </w:style>
  <w:style w:type="paragraph" w:customStyle="1" w:styleId="Compact">
    <w:name w:val="Compact"/>
    <w:basedOn w:val="Textoindependiente"/>
    <w:qFormat/>
    <w:rsid w:val="00433CB1"/>
    <w:pPr>
      <w:widowControl/>
      <w:autoSpaceDE/>
      <w:autoSpaceDN/>
      <w:spacing w:before="36" w:after="36"/>
    </w:pPr>
    <w:rPr>
      <w:rFonts w:asciiTheme="minorHAnsi" w:eastAsiaTheme="minorHAnsi" w:hAnsiTheme="minorHAnsi" w:cstheme="minorBidi"/>
      <w:lang w:val="en-US"/>
    </w:rPr>
  </w:style>
  <w:style w:type="table" w:customStyle="1" w:styleId="Table">
    <w:name w:val="Table"/>
    <w:semiHidden/>
    <w:unhideWhenUsed/>
    <w:qFormat/>
    <w:rsid w:val="00433CB1"/>
    <w:pPr>
      <w:spacing w:after="200" w:line="240" w:lineRule="auto"/>
    </w:pPr>
    <w:rPr>
      <w:rFonts w:asciiTheme="minorHAnsi" w:hAnsiTheme="minorHAnsi"/>
      <w:sz w:val="24"/>
      <w:szCs w:val="24"/>
      <w:lang w:val="en-US" w:eastAsia="es-MX"/>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VerbatimChar">
    <w:name w:val="Verbatim Char"/>
    <w:basedOn w:val="Fuentedeprrafopredeter"/>
    <w:link w:val="SourceCode"/>
    <w:rsid w:val="00433CB1"/>
    <w:rPr>
      <w:rFonts w:ascii="Consolas" w:hAnsi="Consolas"/>
      <w:shd w:val="clear" w:color="auto" w:fill="F8F8F8"/>
    </w:rPr>
  </w:style>
  <w:style w:type="paragraph" w:customStyle="1" w:styleId="SourceCode">
    <w:name w:val="Source Code"/>
    <w:basedOn w:val="Normal"/>
    <w:link w:val="VerbatimChar"/>
    <w:rsid w:val="00433CB1"/>
    <w:pPr>
      <w:shd w:val="clear" w:color="auto" w:fill="F8F8F8"/>
      <w:wordWrap w:val="0"/>
      <w:spacing w:after="200" w:line="240" w:lineRule="auto"/>
    </w:pPr>
    <w:rPr>
      <w:rFonts w:ascii="Consolas" w:hAnsi="Consolas"/>
    </w:rPr>
  </w:style>
  <w:style w:type="character" w:customStyle="1" w:styleId="DecValTok">
    <w:name w:val="DecValTok"/>
    <w:basedOn w:val="VerbatimChar"/>
    <w:rsid w:val="00433CB1"/>
    <w:rPr>
      <w:rFonts w:ascii="Consolas" w:hAnsi="Consolas"/>
      <w:color w:val="0000CF"/>
      <w:shd w:val="clear" w:color="auto" w:fill="F8F8F8"/>
    </w:rPr>
  </w:style>
  <w:style w:type="character" w:customStyle="1" w:styleId="FloatTok">
    <w:name w:val="FloatTok"/>
    <w:basedOn w:val="VerbatimChar"/>
    <w:rsid w:val="00433CB1"/>
    <w:rPr>
      <w:rFonts w:ascii="Consolas" w:hAnsi="Consolas"/>
      <w:color w:val="0000CF"/>
      <w:shd w:val="clear" w:color="auto" w:fill="F8F8F8"/>
    </w:rPr>
  </w:style>
  <w:style w:type="character" w:customStyle="1" w:styleId="ConstantTok">
    <w:name w:val="ConstantTok"/>
    <w:basedOn w:val="VerbatimChar"/>
    <w:rsid w:val="00433CB1"/>
    <w:rPr>
      <w:rFonts w:ascii="Consolas" w:hAnsi="Consolas"/>
      <w:color w:val="000000"/>
      <w:shd w:val="clear" w:color="auto" w:fill="F8F8F8"/>
    </w:rPr>
  </w:style>
  <w:style w:type="character" w:customStyle="1" w:styleId="SpecialCharTok">
    <w:name w:val="SpecialCharTok"/>
    <w:basedOn w:val="VerbatimChar"/>
    <w:rsid w:val="00433CB1"/>
    <w:rPr>
      <w:rFonts w:ascii="Consolas" w:hAnsi="Consolas"/>
      <w:color w:val="000000"/>
      <w:shd w:val="clear" w:color="auto" w:fill="F8F8F8"/>
    </w:rPr>
  </w:style>
  <w:style w:type="character" w:customStyle="1" w:styleId="StringTok">
    <w:name w:val="StringTok"/>
    <w:basedOn w:val="VerbatimChar"/>
    <w:rsid w:val="00433CB1"/>
    <w:rPr>
      <w:rFonts w:ascii="Consolas" w:hAnsi="Consolas"/>
      <w:color w:val="4E9A06"/>
      <w:shd w:val="clear" w:color="auto" w:fill="F8F8F8"/>
    </w:rPr>
  </w:style>
  <w:style w:type="character" w:customStyle="1" w:styleId="CommentTok">
    <w:name w:val="CommentTok"/>
    <w:basedOn w:val="VerbatimChar"/>
    <w:rsid w:val="00433CB1"/>
    <w:rPr>
      <w:rFonts w:ascii="Consolas" w:hAnsi="Consolas"/>
      <w:i/>
      <w:color w:val="8F5902"/>
      <w:shd w:val="clear" w:color="auto" w:fill="F8F8F8"/>
    </w:rPr>
  </w:style>
  <w:style w:type="character" w:customStyle="1" w:styleId="DocumentationTok">
    <w:name w:val="DocumentationTok"/>
    <w:basedOn w:val="VerbatimChar"/>
    <w:rsid w:val="00433CB1"/>
    <w:rPr>
      <w:rFonts w:ascii="Consolas" w:hAnsi="Consolas"/>
      <w:b/>
      <w:i/>
      <w:color w:val="8F5902"/>
      <w:shd w:val="clear" w:color="auto" w:fill="F8F8F8"/>
    </w:rPr>
  </w:style>
  <w:style w:type="character" w:customStyle="1" w:styleId="OtherTok">
    <w:name w:val="OtherTok"/>
    <w:basedOn w:val="VerbatimChar"/>
    <w:rsid w:val="00433CB1"/>
    <w:rPr>
      <w:rFonts w:ascii="Consolas" w:hAnsi="Consolas"/>
      <w:color w:val="8F5902"/>
      <w:shd w:val="clear" w:color="auto" w:fill="F8F8F8"/>
    </w:rPr>
  </w:style>
  <w:style w:type="character" w:customStyle="1" w:styleId="FunctionTok">
    <w:name w:val="FunctionTok"/>
    <w:basedOn w:val="VerbatimChar"/>
    <w:rsid w:val="00433CB1"/>
    <w:rPr>
      <w:rFonts w:ascii="Consolas" w:hAnsi="Consolas"/>
      <w:color w:val="000000"/>
      <w:shd w:val="clear" w:color="auto" w:fill="F8F8F8"/>
    </w:rPr>
  </w:style>
  <w:style w:type="character" w:customStyle="1" w:styleId="ControlFlowTok">
    <w:name w:val="ControlFlowTok"/>
    <w:basedOn w:val="VerbatimChar"/>
    <w:rsid w:val="00433CB1"/>
    <w:rPr>
      <w:rFonts w:ascii="Consolas" w:hAnsi="Consolas"/>
      <w:b/>
      <w:color w:val="204A87"/>
      <w:shd w:val="clear" w:color="auto" w:fill="F8F8F8"/>
    </w:rPr>
  </w:style>
  <w:style w:type="character" w:customStyle="1" w:styleId="AttributeTok">
    <w:name w:val="AttributeTok"/>
    <w:basedOn w:val="VerbatimChar"/>
    <w:rsid w:val="00433CB1"/>
    <w:rPr>
      <w:rFonts w:ascii="Consolas" w:hAnsi="Consolas"/>
      <w:color w:val="C4A000"/>
      <w:shd w:val="clear" w:color="auto" w:fill="F8F8F8"/>
    </w:rPr>
  </w:style>
  <w:style w:type="character" w:customStyle="1" w:styleId="NormalTok">
    <w:name w:val="NormalTok"/>
    <w:basedOn w:val="VerbatimChar"/>
    <w:rsid w:val="00433CB1"/>
    <w:rPr>
      <w:rFonts w:ascii="Consolas" w:hAnsi="Consolas"/>
      <w:shd w:val="clear" w:color="auto" w:fill="F8F8F8"/>
    </w:rPr>
  </w:style>
  <w:style w:type="paragraph" w:styleId="Textonotaalfinal">
    <w:name w:val="endnote text"/>
    <w:basedOn w:val="Normal"/>
    <w:link w:val="TextonotaalfinalCar"/>
    <w:uiPriority w:val="99"/>
    <w:semiHidden/>
    <w:unhideWhenUsed/>
    <w:rsid w:val="00BD559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D5599"/>
    <w:rPr>
      <w:sz w:val="20"/>
      <w:szCs w:val="20"/>
    </w:rPr>
  </w:style>
  <w:style w:type="character" w:styleId="Refdenotaalfinal">
    <w:name w:val="endnote reference"/>
    <w:basedOn w:val="Fuentedeprrafopredeter"/>
    <w:uiPriority w:val="99"/>
    <w:semiHidden/>
    <w:unhideWhenUsed/>
    <w:rsid w:val="00BD5599"/>
    <w:rPr>
      <w:vertAlign w:val="superscript"/>
    </w:rPr>
  </w:style>
  <w:style w:type="paragraph" w:styleId="Encabezado">
    <w:name w:val="header"/>
    <w:basedOn w:val="Normal"/>
    <w:link w:val="EncabezadoCar"/>
    <w:uiPriority w:val="99"/>
    <w:unhideWhenUsed/>
    <w:rsid w:val="005545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54524"/>
  </w:style>
  <w:style w:type="paragraph" w:styleId="Piedepgina">
    <w:name w:val="footer"/>
    <w:basedOn w:val="Normal"/>
    <w:link w:val="PiedepginaCar"/>
    <w:uiPriority w:val="99"/>
    <w:unhideWhenUsed/>
    <w:rsid w:val="005545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54524"/>
  </w:style>
  <w:style w:type="character" w:customStyle="1" w:styleId="Mencinsinresolver1">
    <w:name w:val="Mención sin resolver1"/>
    <w:basedOn w:val="Fuentedeprrafopredeter"/>
    <w:uiPriority w:val="99"/>
    <w:semiHidden/>
    <w:unhideWhenUsed/>
    <w:rsid w:val="00D20A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206472">
      <w:bodyDiv w:val="1"/>
      <w:marLeft w:val="0"/>
      <w:marRight w:val="0"/>
      <w:marTop w:val="0"/>
      <w:marBottom w:val="0"/>
      <w:divBdr>
        <w:top w:val="none" w:sz="0" w:space="0" w:color="auto"/>
        <w:left w:val="none" w:sz="0" w:space="0" w:color="auto"/>
        <w:bottom w:val="none" w:sz="0" w:space="0" w:color="auto"/>
        <w:right w:val="none" w:sz="0" w:space="0" w:color="auto"/>
      </w:divBdr>
      <w:divsChild>
        <w:div w:id="1098479461">
          <w:marLeft w:val="0"/>
          <w:marRight w:val="0"/>
          <w:marTop w:val="0"/>
          <w:marBottom w:val="0"/>
          <w:divBdr>
            <w:top w:val="none" w:sz="0" w:space="0" w:color="auto"/>
            <w:left w:val="none" w:sz="0" w:space="0" w:color="auto"/>
            <w:bottom w:val="none" w:sz="0" w:space="0" w:color="auto"/>
            <w:right w:val="none" w:sz="0" w:space="0" w:color="auto"/>
          </w:divBdr>
          <w:divsChild>
            <w:div w:id="1529100377">
              <w:marLeft w:val="0"/>
              <w:marRight w:val="0"/>
              <w:marTop w:val="0"/>
              <w:marBottom w:val="0"/>
              <w:divBdr>
                <w:top w:val="none" w:sz="0" w:space="0" w:color="auto"/>
                <w:left w:val="none" w:sz="0" w:space="0" w:color="auto"/>
                <w:bottom w:val="none" w:sz="0" w:space="0" w:color="auto"/>
                <w:right w:val="none" w:sz="0" w:space="0" w:color="auto"/>
              </w:divBdr>
              <w:divsChild>
                <w:div w:id="964389801">
                  <w:marLeft w:val="0"/>
                  <w:marRight w:val="0"/>
                  <w:marTop w:val="0"/>
                  <w:marBottom w:val="0"/>
                  <w:divBdr>
                    <w:top w:val="none" w:sz="0" w:space="0" w:color="auto"/>
                    <w:left w:val="none" w:sz="0" w:space="0" w:color="auto"/>
                    <w:bottom w:val="none" w:sz="0" w:space="0" w:color="auto"/>
                    <w:right w:val="none" w:sz="0" w:space="0" w:color="auto"/>
                  </w:divBdr>
                  <w:divsChild>
                    <w:div w:id="131918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068090">
      <w:bodyDiv w:val="1"/>
      <w:marLeft w:val="0"/>
      <w:marRight w:val="0"/>
      <w:marTop w:val="0"/>
      <w:marBottom w:val="0"/>
      <w:divBdr>
        <w:top w:val="none" w:sz="0" w:space="0" w:color="auto"/>
        <w:left w:val="none" w:sz="0" w:space="0" w:color="auto"/>
        <w:bottom w:val="none" w:sz="0" w:space="0" w:color="auto"/>
        <w:right w:val="none" w:sz="0" w:space="0" w:color="auto"/>
      </w:divBdr>
    </w:div>
    <w:div w:id="663626099">
      <w:bodyDiv w:val="1"/>
      <w:marLeft w:val="0"/>
      <w:marRight w:val="0"/>
      <w:marTop w:val="0"/>
      <w:marBottom w:val="0"/>
      <w:divBdr>
        <w:top w:val="none" w:sz="0" w:space="0" w:color="auto"/>
        <w:left w:val="none" w:sz="0" w:space="0" w:color="auto"/>
        <w:bottom w:val="none" w:sz="0" w:space="0" w:color="auto"/>
        <w:right w:val="none" w:sz="0" w:space="0" w:color="auto"/>
      </w:divBdr>
    </w:div>
    <w:div w:id="1021853611">
      <w:bodyDiv w:val="1"/>
      <w:marLeft w:val="0"/>
      <w:marRight w:val="0"/>
      <w:marTop w:val="0"/>
      <w:marBottom w:val="0"/>
      <w:divBdr>
        <w:top w:val="none" w:sz="0" w:space="0" w:color="auto"/>
        <w:left w:val="none" w:sz="0" w:space="0" w:color="auto"/>
        <w:bottom w:val="none" w:sz="0" w:space="0" w:color="auto"/>
        <w:right w:val="none" w:sz="0" w:space="0" w:color="auto"/>
      </w:divBdr>
      <w:divsChild>
        <w:div w:id="1745058155">
          <w:marLeft w:val="0"/>
          <w:marRight w:val="0"/>
          <w:marTop w:val="0"/>
          <w:marBottom w:val="0"/>
          <w:divBdr>
            <w:top w:val="none" w:sz="0" w:space="0" w:color="auto"/>
            <w:left w:val="none" w:sz="0" w:space="0" w:color="auto"/>
            <w:bottom w:val="none" w:sz="0" w:space="0" w:color="auto"/>
            <w:right w:val="none" w:sz="0" w:space="0" w:color="auto"/>
          </w:divBdr>
          <w:divsChild>
            <w:div w:id="1422532599">
              <w:marLeft w:val="0"/>
              <w:marRight w:val="0"/>
              <w:marTop w:val="0"/>
              <w:marBottom w:val="0"/>
              <w:divBdr>
                <w:top w:val="none" w:sz="0" w:space="0" w:color="auto"/>
                <w:left w:val="none" w:sz="0" w:space="0" w:color="auto"/>
                <w:bottom w:val="none" w:sz="0" w:space="0" w:color="auto"/>
                <w:right w:val="none" w:sz="0" w:space="0" w:color="auto"/>
              </w:divBdr>
              <w:divsChild>
                <w:div w:id="5374188">
                  <w:marLeft w:val="0"/>
                  <w:marRight w:val="0"/>
                  <w:marTop w:val="0"/>
                  <w:marBottom w:val="0"/>
                  <w:divBdr>
                    <w:top w:val="none" w:sz="0" w:space="0" w:color="auto"/>
                    <w:left w:val="none" w:sz="0" w:space="0" w:color="auto"/>
                    <w:bottom w:val="none" w:sz="0" w:space="0" w:color="auto"/>
                    <w:right w:val="none" w:sz="0" w:space="0" w:color="auto"/>
                  </w:divBdr>
                  <w:divsChild>
                    <w:div w:id="114658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432922">
      <w:bodyDiv w:val="1"/>
      <w:marLeft w:val="0"/>
      <w:marRight w:val="0"/>
      <w:marTop w:val="0"/>
      <w:marBottom w:val="0"/>
      <w:divBdr>
        <w:top w:val="none" w:sz="0" w:space="0" w:color="auto"/>
        <w:left w:val="none" w:sz="0" w:space="0" w:color="auto"/>
        <w:bottom w:val="none" w:sz="0" w:space="0" w:color="auto"/>
        <w:right w:val="none" w:sz="0" w:space="0" w:color="auto"/>
      </w:divBdr>
      <w:divsChild>
        <w:div w:id="768966450">
          <w:marLeft w:val="0"/>
          <w:marRight w:val="0"/>
          <w:marTop w:val="0"/>
          <w:marBottom w:val="0"/>
          <w:divBdr>
            <w:top w:val="none" w:sz="0" w:space="0" w:color="auto"/>
            <w:left w:val="none" w:sz="0" w:space="0" w:color="auto"/>
            <w:bottom w:val="none" w:sz="0" w:space="0" w:color="auto"/>
            <w:right w:val="none" w:sz="0" w:space="0" w:color="auto"/>
          </w:divBdr>
          <w:divsChild>
            <w:div w:id="1194923931">
              <w:marLeft w:val="0"/>
              <w:marRight w:val="0"/>
              <w:marTop w:val="0"/>
              <w:marBottom w:val="0"/>
              <w:divBdr>
                <w:top w:val="none" w:sz="0" w:space="0" w:color="auto"/>
                <w:left w:val="none" w:sz="0" w:space="0" w:color="auto"/>
                <w:bottom w:val="none" w:sz="0" w:space="0" w:color="auto"/>
                <w:right w:val="none" w:sz="0" w:space="0" w:color="auto"/>
              </w:divBdr>
              <w:divsChild>
                <w:div w:id="44311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454688">
      <w:bodyDiv w:val="1"/>
      <w:marLeft w:val="0"/>
      <w:marRight w:val="0"/>
      <w:marTop w:val="0"/>
      <w:marBottom w:val="0"/>
      <w:divBdr>
        <w:top w:val="none" w:sz="0" w:space="0" w:color="auto"/>
        <w:left w:val="none" w:sz="0" w:space="0" w:color="auto"/>
        <w:bottom w:val="none" w:sz="0" w:space="0" w:color="auto"/>
        <w:right w:val="none" w:sz="0" w:space="0" w:color="auto"/>
      </w:divBdr>
    </w:div>
    <w:div w:id="1711538420">
      <w:bodyDiv w:val="1"/>
      <w:marLeft w:val="0"/>
      <w:marRight w:val="0"/>
      <w:marTop w:val="0"/>
      <w:marBottom w:val="0"/>
      <w:divBdr>
        <w:top w:val="none" w:sz="0" w:space="0" w:color="auto"/>
        <w:left w:val="none" w:sz="0" w:space="0" w:color="auto"/>
        <w:bottom w:val="none" w:sz="0" w:space="0" w:color="auto"/>
        <w:right w:val="none" w:sz="0" w:space="0" w:color="auto"/>
      </w:divBdr>
    </w:div>
    <w:div w:id="1763719567">
      <w:bodyDiv w:val="1"/>
      <w:marLeft w:val="0"/>
      <w:marRight w:val="0"/>
      <w:marTop w:val="0"/>
      <w:marBottom w:val="0"/>
      <w:divBdr>
        <w:top w:val="none" w:sz="0" w:space="0" w:color="auto"/>
        <w:left w:val="none" w:sz="0" w:space="0" w:color="auto"/>
        <w:bottom w:val="none" w:sz="0" w:space="0" w:color="auto"/>
        <w:right w:val="none" w:sz="0" w:space="0" w:color="auto"/>
      </w:divBdr>
    </w:div>
    <w:div w:id="1989823438">
      <w:bodyDiv w:val="1"/>
      <w:marLeft w:val="0"/>
      <w:marRight w:val="0"/>
      <w:marTop w:val="0"/>
      <w:marBottom w:val="0"/>
      <w:divBdr>
        <w:top w:val="none" w:sz="0" w:space="0" w:color="auto"/>
        <w:left w:val="none" w:sz="0" w:space="0" w:color="auto"/>
        <w:bottom w:val="none" w:sz="0" w:space="0" w:color="auto"/>
        <w:right w:val="none" w:sz="0" w:space="0" w:color="auto"/>
      </w:divBdr>
      <w:divsChild>
        <w:div w:id="1306662850">
          <w:marLeft w:val="0"/>
          <w:marRight w:val="0"/>
          <w:marTop w:val="0"/>
          <w:marBottom w:val="0"/>
          <w:divBdr>
            <w:top w:val="none" w:sz="0" w:space="0" w:color="auto"/>
            <w:left w:val="none" w:sz="0" w:space="0" w:color="auto"/>
            <w:bottom w:val="none" w:sz="0" w:space="0" w:color="auto"/>
            <w:right w:val="none" w:sz="0" w:space="0" w:color="auto"/>
          </w:divBdr>
          <w:divsChild>
            <w:div w:id="2029480235">
              <w:marLeft w:val="0"/>
              <w:marRight w:val="0"/>
              <w:marTop w:val="0"/>
              <w:marBottom w:val="0"/>
              <w:divBdr>
                <w:top w:val="none" w:sz="0" w:space="0" w:color="auto"/>
                <w:left w:val="none" w:sz="0" w:space="0" w:color="auto"/>
                <w:bottom w:val="none" w:sz="0" w:space="0" w:color="auto"/>
                <w:right w:val="none" w:sz="0" w:space="0" w:color="auto"/>
              </w:divBdr>
              <w:divsChild>
                <w:div w:id="32297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package" Target="embeddings/Hoja_de_c_lculo_de_Microsoft_Excel.xlsx"/><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7.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emf"/><Relationship Id="rId25" Type="http://schemas.openxmlformats.org/officeDocument/2006/relationships/package" Target="embeddings/Hoja_de_c_lculo_de_Microsoft_Excel1.xlsx"/><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0.emf"/><Relationship Id="rId32" Type="http://schemas.openxmlformats.org/officeDocument/2006/relationships/footer" Target="footer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chart" Target="charts/chart4.xml"/><Relationship Id="rId10" Type="http://schemas.openxmlformats.org/officeDocument/2006/relationships/image" Target="media/image3.png"/><Relationship Id="rId19" Type="http://schemas.openxmlformats.org/officeDocument/2006/relationships/chart" Target="charts/chart1.xm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8.jpeg"/><Relationship Id="rId27" Type="http://schemas.openxmlformats.org/officeDocument/2006/relationships/chart" Target="charts/chart3.xml"/><Relationship Id="rId30" Type="http://schemas.openxmlformats.org/officeDocument/2006/relationships/package" Target="embeddings/Hoja_de_c_lculo_de_Microsoft_Excel2.xlsx"/><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cristian42253/PERS_Cauca"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Felipe%20Jch\Desktop\PERS\Shapes\2018-Coberturatotal_de_energ&#237;a\Resumenes.csv" TargetMode="External"/></Relationships>
</file>

<file path=word/charts/_rels/chart2.xml.rels><?xml version="1.0" encoding="UTF-8" standalone="yes"?>
<Relationships xmlns="http://schemas.openxmlformats.org/package/2006/relationships"><Relationship Id="rId2" Type="http://schemas.openxmlformats.org/officeDocument/2006/relationships/oleObject" Target="file:///D:\Proyectos_Trabajos\2022\PERS\Nuevas_Versiones\CAUCA_SUI_Municipal.xlsx" TargetMode="External"/><Relationship Id="rId1" Type="http://schemas.openxmlformats.org/officeDocument/2006/relationships/themeOverride" Target="../theme/themeOverride1.xml"/></Relationships>
</file>

<file path=word/charts/_rels/chart3.xml.rels><?xml version="1.0" encoding="UTF-8" standalone="yes"?>
<Relationships xmlns="http://schemas.openxmlformats.org/package/2006/relationships"><Relationship Id="rId2" Type="http://schemas.openxmlformats.org/officeDocument/2006/relationships/oleObject" Target="file:///D:\Proyectos_Trabajos\2022\PERS\Nuevas_Versiones\CAUCA_SUI_Municipal.xlsx" TargetMode="External"/><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1" Type="http://schemas.openxmlformats.org/officeDocument/2006/relationships/oleObject" Target="file:///D:\Proyectos_Trabajos\2022\PERS\SUI\CAUCA_SUI_Municip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v>Cabecera Municipal</c:v>
          </c:tx>
          <c:spPr>
            <a:solidFill>
              <a:schemeClr val="accent2"/>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Hoja5!$I$6:$I$12</c:f>
              <c:strCache>
                <c:ptCount val="7"/>
                <c:pt idx="0">
                  <c:v>Centro</c:v>
                </c:pt>
                <c:pt idx="1">
                  <c:v>Norte</c:v>
                </c:pt>
                <c:pt idx="2">
                  <c:v>Oriente</c:v>
                </c:pt>
                <c:pt idx="3">
                  <c:v>Occidente</c:v>
                </c:pt>
                <c:pt idx="4">
                  <c:v>Sur</c:v>
                </c:pt>
                <c:pt idx="5">
                  <c:v>Macizo</c:v>
                </c:pt>
                <c:pt idx="6">
                  <c:v>Bota Caucana</c:v>
                </c:pt>
              </c:strCache>
            </c:strRef>
          </c:cat>
          <c:val>
            <c:numRef>
              <c:f>Hoja5!$M$6:$M$12</c:f>
              <c:numCache>
                <c:formatCode>#,#00</c:formatCode>
                <c:ptCount val="7"/>
                <c:pt idx="0">
                  <c:v>55.767675856927845</c:v>
                </c:pt>
                <c:pt idx="1">
                  <c:v>41.802948467279968</c:v>
                </c:pt>
                <c:pt idx="2">
                  <c:v>8.3636267372485271</c:v>
                </c:pt>
                <c:pt idx="3">
                  <c:v>34.278833610146791</c:v>
                </c:pt>
                <c:pt idx="4">
                  <c:v>21.832116493434711</c:v>
                </c:pt>
                <c:pt idx="5">
                  <c:v>9.2474443664956549</c:v>
                </c:pt>
                <c:pt idx="6">
                  <c:v>14.748306416097387</c:v>
                </c:pt>
              </c:numCache>
            </c:numRef>
          </c:val>
          <c:extLst>
            <c:ext xmlns:c16="http://schemas.microsoft.com/office/drawing/2014/chart" uri="{C3380CC4-5D6E-409C-BE32-E72D297353CC}">
              <c16:uniqueId val="{00000000-47C7-402C-9605-FE3C6C0AAB8B}"/>
            </c:ext>
          </c:extLst>
        </c:ser>
        <c:ser>
          <c:idx val="1"/>
          <c:order val="1"/>
          <c:tx>
            <c:v>Rural y resto</c:v>
          </c:tx>
          <c:spPr>
            <a:solidFill>
              <a:schemeClr val="accent6"/>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Hoja5!$I$6:$I$12</c:f>
              <c:strCache>
                <c:ptCount val="7"/>
                <c:pt idx="0">
                  <c:v>Centro</c:v>
                </c:pt>
                <c:pt idx="1">
                  <c:v>Norte</c:v>
                </c:pt>
                <c:pt idx="2">
                  <c:v>Oriente</c:v>
                </c:pt>
                <c:pt idx="3">
                  <c:v>Occidente</c:v>
                </c:pt>
                <c:pt idx="4">
                  <c:v>Sur</c:v>
                </c:pt>
                <c:pt idx="5">
                  <c:v>Macizo</c:v>
                </c:pt>
                <c:pt idx="6">
                  <c:v>Bota Caucana</c:v>
                </c:pt>
              </c:strCache>
            </c:strRef>
          </c:cat>
          <c:val>
            <c:numRef>
              <c:f>Hoja5!$N$6:$N$12</c:f>
              <c:numCache>
                <c:formatCode>#,#00</c:formatCode>
                <c:ptCount val="7"/>
                <c:pt idx="0">
                  <c:v>44.232324143072169</c:v>
                </c:pt>
                <c:pt idx="1">
                  <c:v>58.197051532720032</c:v>
                </c:pt>
                <c:pt idx="2">
                  <c:v>91.636373262751462</c:v>
                </c:pt>
                <c:pt idx="3">
                  <c:v>65.721166389853209</c:v>
                </c:pt>
                <c:pt idx="4">
                  <c:v>78.167883506565289</c:v>
                </c:pt>
                <c:pt idx="5">
                  <c:v>90.752555633504358</c:v>
                </c:pt>
                <c:pt idx="6">
                  <c:v>85.251693583902622</c:v>
                </c:pt>
              </c:numCache>
            </c:numRef>
          </c:val>
          <c:extLst>
            <c:ext xmlns:c16="http://schemas.microsoft.com/office/drawing/2014/chart" uri="{C3380CC4-5D6E-409C-BE32-E72D297353CC}">
              <c16:uniqueId val="{00000001-47C7-402C-9605-FE3C6C0AAB8B}"/>
            </c:ext>
          </c:extLst>
        </c:ser>
        <c:dLbls>
          <c:dLblPos val="ctr"/>
          <c:showLegendKey val="0"/>
          <c:showVal val="1"/>
          <c:showCatName val="0"/>
          <c:showSerName val="0"/>
          <c:showPercent val="0"/>
          <c:showBubbleSize val="0"/>
        </c:dLbls>
        <c:gapWidth val="150"/>
        <c:overlap val="100"/>
        <c:axId val="614022768"/>
        <c:axId val="627971952"/>
      </c:barChart>
      <c:catAx>
        <c:axId val="614022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627971952"/>
        <c:crosses val="autoZero"/>
        <c:auto val="1"/>
        <c:lblAlgn val="ctr"/>
        <c:lblOffset val="100"/>
        <c:noMultiLvlLbl val="0"/>
      </c:catAx>
      <c:valAx>
        <c:axId val="627971952"/>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614022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s-CO" b="1">
                <a:solidFill>
                  <a:sysClr val="windowText" lastClr="000000"/>
                </a:solidFill>
              </a:rPr>
              <a:t>Comerciales</a:t>
            </a:r>
          </a:p>
        </c:rich>
      </c:tx>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7A5-4F11-9A8A-4CB12661887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7A5-4F11-9A8A-4CB12661887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7A5-4F11-9A8A-4CB12661887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7A5-4F11-9A8A-4CB126618879}"/>
              </c:ext>
            </c:extLst>
          </c:dPt>
          <c:dPt>
            <c:idx val="4"/>
            <c:bubble3D val="0"/>
            <c:explosion val="6"/>
            <c:spPr>
              <a:solidFill>
                <a:schemeClr val="accent5"/>
              </a:solidFill>
              <a:ln w="19050">
                <a:solidFill>
                  <a:schemeClr val="lt1"/>
                </a:solidFill>
              </a:ln>
              <a:effectLst/>
            </c:spPr>
            <c:extLst>
              <c:ext xmlns:c16="http://schemas.microsoft.com/office/drawing/2014/chart" uri="{C3380CC4-5D6E-409C-BE32-E72D297353CC}">
                <c16:uniqueId val="{00000009-87A5-4F11-9A8A-4CB12661887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87A5-4F11-9A8A-4CB126618879}"/>
              </c:ext>
            </c:extLst>
          </c:dPt>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Graph_Regiones!$B$3:$B$8</c:f>
              <c:strCache>
                <c:ptCount val="6"/>
                <c:pt idx="0">
                  <c:v>Norte</c:v>
                </c:pt>
                <c:pt idx="1">
                  <c:v>Centro</c:v>
                </c:pt>
                <c:pt idx="2">
                  <c:v>Sur</c:v>
                </c:pt>
                <c:pt idx="3">
                  <c:v>Bota Caucana</c:v>
                </c:pt>
                <c:pt idx="4">
                  <c:v>Macizo</c:v>
                </c:pt>
                <c:pt idx="5">
                  <c:v>Oriente</c:v>
                </c:pt>
              </c:strCache>
            </c:strRef>
          </c:cat>
          <c:val>
            <c:numRef>
              <c:f>Graph_Regiones!$E$3:$E$8</c:f>
              <c:numCache>
                <c:formatCode>0.00</c:formatCode>
                <c:ptCount val="6"/>
                <c:pt idx="0">
                  <c:v>25.822672676584769</c:v>
                </c:pt>
                <c:pt idx="1">
                  <c:v>61.967982329042826</c:v>
                </c:pt>
                <c:pt idx="2">
                  <c:v>8.028632567282914</c:v>
                </c:pt>
                <c:pt idx="3">
                  <c:v>0.43959608672468542</c:v>
                </c:pt>
                <c:pt idx="4">
                  <c:v>1.526528611982193</c:v>
                </c:pt>
                <c:pt idx="5">
                  <c:v>2.2145877283826225</c:v>
                </c:pt>
              </c:numCache>
            </c:numRef>
          </c:val>
          <c:extLst>
            <c:ext xmlns:c16="http://schemas.microsoft.com/office/drawing/2014/chart" uri="{C3380CC4-5D6E-409C-BE32-E72D297353CC}">
              <c16:uniqueId val="{0000000C-87A5-4F11-9A8A-4CB126618879}"/>
            </c:ext>
          </c:extLst>
        </c:ser>
        <c:dLbls>
          <c:showLegendKey val="0"/>
          <c:showVal val="0"/>
          <c:showCatName val="1"/>
          <c:showSerName val="0"/>
          <c:showPercent val="1"/>
          <c:showBubbleSize val="0"/>
          <c:showLeaderLines val="1"/>
        </c:dLbls>
        <c:firstSliceAng val="84"/>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CL"/>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s-CO" b="1">
                <a:solidFill>
                  <a:sysClr val="windowText" lastClr="000000"/>
                </a:solidFill>
              </a:rPr>
              <a:t>Industriales</a:t>
            </a:r>
          </a:p>
        </c:rich>
      </c:tx>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6DE-44B1-84A5-164EBAF41DF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6DE-44B1-84A5-164EBAF41DF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6DE-44B1-84A5-164EBAF41DF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6DE-44B1-84A5-164EBAF41DF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A6DE-44B1-84A5-164EBAF41DFE}"/>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A6DE-44B1-84A5-164EBAF41DFE}"/>
              </c:ext>
            </c:extLst>
          </c:dPt>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L"/>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Graph_Regiones!$B$3:$B$8</c:f>
              <c:strCache>
                <c:ptCount val="6"/>
                <c:pt idx="0">
                  <c:v>Norte</c:v>
                </c:pt>
                <c:pt idx="1">
                  <c:v>Centro</c:v>
                </c:pt>
                <c:pt idx="2">
                  <c:v>Sur</c:v>
                </c:pt>
                <c:pt idx="3">
                  <c:v>Bota Caucana</c:v>
                </c:pt>
                <c:pt idx="4">
                  <c:v>Macizo</c:v>
                </c:pt>
                <c:pt idx="5">
                  <c:v>Oriente</c:v>
                </c:pt>
              </c:strCache>
            </c:strRef>
          </c:cat>
          <c:val>
            <c:numRef>
              <c:f>Graph_Regiones!$F$3:$F$8</c:f>
              <c:numCache>
                <c:formatCode>0.00</c:formatCode>
                <c:ptCount val="6"/>
                <c:pt idx="0">
                  <c:v>38.052190764279331</c:v>
                </c:pt>
                <c:pt idx="1">
                  <c:v>47.313308922342742</c:v>
                </c:pt>
                <c:pt idx="2">
                  <c:v>8.7959244506637848</c:v>
                </c:pt>
                <c:pt idx="3">
                  <c:v>0.3841636366352672</c:v>
                </c:pt>
                <c:pt idx="4">
                  <c:v>3.4119422246347071</c:v>
                </c:pt>
                <c:pt idx="5">
                  <c:v>2.0424700014441708</c:v>
                </c:pt>
              </c:numCache>
            </c:numRef>
          </c:val>
          <c:extLst>
            <c:ext xmlns:c16="http://schemas.microsoft.com/office/drawing/2014/chart" uri="{C3380CC4-5D6E-409C-BE32-E72D297353CC}">
              <c16:uniqueId val="{0000000C-A6DE-44B1-84A5-164EBAF41DFE}"/>
            </c:ext>
          </c:extLst>
        </c:ser>
        <c:dLbls>
          <c:showLegendKey val="0"/>
          <c:showVal val="0"/>
          <c:showCatName val="1"/>
          <c:showSerName val="0"/>
          <c:showPercent val="1"/>
          <c:showBubbleSize val="0"/>
          <c:showLeaderLines val="1"/>
        </c:dLbls>
        <c:firstSliceAng val="9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CL"/>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s-CO" b="1">
                <a:solidFill>
                  <a:sysClr val="windowText" lastClr="000000"/>
                </a:solidFill>
              </a:rPr>
              <a:t>Institucionales</a:t>
            </a:r>
          </a:p>
        </c:rich>
      </c:tx>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439-4B3B-A1F7-CB904347D14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439-4B3B-A1F7-CB904347D14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439-4B3B-A1F7-CB904347D14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439-4B3B-A1F7-CB904347D14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439-4B3B-A1F7-CB904347D14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D439-4B3B-A1F7-CB904347D147}"/>
              </c:ext>
            </c:extLst>
          </c:dPt>
          <c:dPt>
            <c:idx val="6"/>
            <c:bubble3D val="0"/>
            <c:spPr>
              <a:solidFill>
                <a:schemeClr val="accent6"/>
              </a:solidFill>
              <a:ln w="19050">
                <a:solidFill>
                  <a:schemeClr val="lt1"/>
                </a:solidFill>
              </a:ln>
              <a:effectLst/>
            </c:spPr>
            <c:extLst>
              <c:ext xmlns:c16="http://schemas.microsoft.com/office/drawing/2014/chart" uri="{C3380CC4-5D6E-409C-BE32-E72D297353CC}">
                <c16:uniqueId val="{0000000D-D439-4B3B-A1F7-CB904347D147}"/>
              </c:ext>
            </c:extLst>
          </c:dPt>
          <c:dLbls>
            <c:dLbl>
              <c:idx val="1"/>
              <c:layout>
                <c:manualLayout>
                  <c:x val="8.4503143502411032E-2"/>
                  <c:y val="0.12061190690647064"/>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439-4B3B-A1F7-CB904347D14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L"/>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Institucionales!$B$3:$B$9</c:f>
              <c:strCache>
                <c:ptCount val="7"/>
                <c:pt idx="0">
                  <c:v>Norte</c:v>
                </c:pt>
                <c:pt idx="1">
                  <c:v>Centro</c:v>
                </c:pt>
                <c:pt idx="2">
                  <c:v>Sur</c:v>
                </c:pt>
                <c:pt idx="3">
                  <c:v>Bota Caucana</c:v>
                </c:pt>
                <c:pt idx="4">
                  <c:v>Macizo</c:v>
                </c:pt>
                <c:pt idx="5">
                  <c:v>Occidente</c:v>
                </c:pt>
                <c:pt idx="6">
                  <c:v>Oriente</c:v>
                </c:pt>
              </c:strCache>
            </c:strRef>
          </c:cat>
          <c:val>
            <c:numRef>
              <c:f>Institucionales!$D$3:$D$9</c:f>
              <c:numCache>
                <c:formatCode>0.0</c:formatCode>
                <c:ptCount val="7"/>
                <c:pt idx="0">
                  <c:v>37.745212634503766</c:v>
                </c:pt>
                <c:pt idx="1">
                  <c:v>26.432090766802251</c:v>
                </c:pt>
                <c:pt idx="2">
                  <c:v>13.694503630182275</c:v>
                </c:pt>
                <c:pt idx="3">
                  <c:v>3.4201192917303982</c:v>
                </c:pt>
                <c:pt idx="4">
                  <c:v>8.0480729197975744</c:v>
                </c:pt>
                <c:pt idx="5">
                  <c:v>0.90771255101291115</c:v>
                </c:pt>
                <c:pt idx="6">
                  <c:v>9.7522882059708209</c:v>
                </c:pt>
              </c:numCache>
            </c:numRef>
          </c:val>
          <c:extLst>
            <c:ext xmlns:c16="http://schemas.microsoft.com/office/drawing/2014/chart" uri="{C3380CC4-5D6E-409C-BE32-E72D297353CC}">
              <c16:uniqueId val="{0000000E-D439-4B3B-A1F7-CB904347D147}"/>
            </c:ext>
          </c:extLst>
        </c:ser>
        <c:dLbls>
          <c:showLegendKey val="0"/>
          <c:showVal val="1"/>
          <c:showCatName val="1"/>
          <c:showSerName val="0"/>
          <c:showPercent val="0"/>
          <c:showBubbleSize val="0"/>
          <c:showLeaderLines val="1"/>
        </c:dLbls>
        <c:firstSliceAng val="167"/>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s-CL"/>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77C221-BA50-4A7A-AE8C-CA03E095140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ES"/>
        </a:p>
      </dgm:t>
    </dgm:pt>
    <dgm:pt modelId="{ADA1E9CA-20A7-44C1-8FE1-7D23E0D350D1}">
      <dgm:prSet phldrT="[Texto]"/>
      <dgm:spPr/>
      <dgm:t>
        <a:bodyPr/>
        <a:lstStyle/>
        <a:p>
          <a:r>
            <a:rPr lang="es-ES"/>
            <a:t>Fuentes de información para el marco muestral</a:t>
          </a:r>
        </a:p>
      </dgm:t>
    </dgm:pt>
    <dgm:pt modelId="{8A554B81-87BE-48BE-BDE8-9F8EAB9CF4C0}" type="parTrans" cxnId="{E010C1CF-9736-4D44-B5C3-D664BF0B8BDB}">
      <dgm:prSet/>
      <dgm:spPr/>
      <dgm:t>
        <a:bodyPr/>
        <a:lstStyle/>
        <a:p>
          <a:endParaRPr lang="es-ES"/>
        </a:p>
      </dgm:t>
    </dgm:pt>
    <dgm:pt modelId="{9195E3C3-1FE2-4F58-8CBD-447D1AC8E54F}" type="sibTrans" cxnId="{E010C1CF-9736-4D44-B5C3-D664BF0B8BDB}">
      <dgm:prSet/>
      <dgm:spPr/>
      <dgm:t>
        <a:bodyPr/>
        <a:lstStyle/>
        <a:p>
          <a:endParaRPr lang="es-ES"/>
        </a:p>
      </dgm:t>
    </dgm:pt>
    <dgm:pt modelId="{76FDEEB4-28E9-497A-99AD-EFAB7F3010DD}">
      <dgm:prSet phldrT="[Texto]"/>
      <dgm:spPr/>
      <dgm:t>
        <a:bodyPr/>
        <a:lstStyle/>
        <a:p>
          <a:r>
            <a:rPr lang="es-ES"/>
            <a:t>DANE</a:t>
          </a:r>
        </a:p>
      </dgm:t>
    </dgm:pt>
    <dgm:pt modelId="{3CD4ED6F-A35C-4DB1-BEB5-6B2FF475A289}" type="parTrans" cxnId="{CACBDCA6-52A9-4914-9219-C66AB59D0A25}">
      <dgm:prSet/>
      <dgm:spPr/>
      <dgm:t>
        <a:bodyPr/>
        <a:lstStyle/>
        <a:p>
          <a:endParaRPr lang="es-ES"/>
        </a:p>
      </dgm:t>
    </dgm:pt>
    <dgm:pt modelId="{53BF5E42-0347-4662-A7CC-0209E6FFF319}" type="sibTrans" cxnId="{CACBDCA6-52A9-4914-9219-C66AB59D0A25}">
      <dgm:prSet/>
      <dgm:spPr/>
      <dgm:t>
        <a:bodyPr/>
        <a:lstStyle/>
        <a:p>
          <a:endParaRPr lang="es-ES"/>
        </a:p>
      </dgm:t>
    </dgm:pt>
    <dgm:pt modelId="{E1EE1130-060C-4BBA-9EAD-06840BED7493}">
      <dgm:prSet phldrT="[Texto]"/>
      <dgm:spPr/>
      <dgm:t>
        <a:bodyPr/>
        <a:lstStyle/>
        <a:p>
          <a:r>
            <a:rPr lang="es-ES"/>
            <a:t>Censo de Población y Vivienda 2018</a:t>
          </a:r>
        </a:p>
      </dgm:t>
    </dgm:pt>
    <dgm:pt modelId="{CA697D84-6CE3-4A4C-919E-2B7C5572ACE3}" type="parTrans" cxnId="{46F9AFB5-1136-4B3B-A076-78B1FCF36D3F}">
      <dgm:prSet/>
      <dgm:spPr/>
      <dgm:t>
        <a:bodyPr/>
        <a:lstStyle/>
        <a:p>
          <a:endParaRPr lang="es-ES"/>
        </a:p>
      </dgm:t>
    </dgm:pt>
    <dgm:pt modelId="{A1209538-C571-4CB3-9E6E-9CCAA6BBAC79}" type="sibTrans" cxnId="{46F9AFB5-1136-4B3B-A076-78B1FCF36D3F}">
      <dgm:prSet/>
      <dgm:spPr/>
      <dgm:t>
        <a:bodyPr/>
        <a:lstStyle/>
        <a:p>
          <a:endParaRPr lang="es-ES"/>
        </a:p>
      </dgm:t>
    </dgm:pt>
    <dgm:pt modelId="{7476C1D9-4138-4991-8C2E-6561AFBD9F43}">
      <dgm:prSet phldrT="[Texto]"/>
      <dgm:spPr/>
      <dgm:t>
        <a:bodyPr/>
        <a:lstStyle/>
        <a:p>
          <a:r>
            <a:rPr lang="es-ES"/>
            <a:t>Proyecciones de la Población</a:t>
          </a:r>
        </a:p>
      </dgm:t>
    </dgm:pt>
    <dgm:pt modelId="{D8921B41-7600-4C7D-BD0E-D53B4CD50669}" type="parTrans" cxnId="{3089FB52-BAF1-4736-A3A6-6381D9A43E5F}">
      <dgm:prSet/>
      <dgm:spPr/>
      <dgm:t>
        <a:bodyPr/>
        <a:lstStyle/>
        <a:p>
          <a:endParaRPr lang="es-ES"/>
        </a:p>
      </dgm:t>
    </dgm:pt>
    <dgm:pt modelId="{21FF07CA-869A-46DC-A796-0C29F0C5A78A}" type="sibTrans" cxnId="{3089FB52-BAF1-4736-A3A6-6381D9A43E5F}">
      <dgm:prSet/>
      <dgm:spPr/>
      <dgm:t>
        <a:bodyPr/>
        <a:lstStyle/>
        <a:p>
          <a:endParaRPr lang="es-ES"/>
        </a:p>
      </dgm:t>
    </dgm:pt>
    <dgm:pt modelId="{569A8810-6D91-4E52-8D16-93963BDB747D}">
      <dgm:prSet phldrT="[Texto]"/>
      <dgm:spPr/>
      <dgm:t>
        <a:bodyPr/>
        <a:lstStyle/>
        <a:p>
          <a:r>
            <a:rPr lang="es-ES"/>
            <a:t>Sistema Único de Información de Servicios Públicos (SIU)</a:t>
          </a:r>
        </a:p>
      </dgm:t>
    </dgm:pt>
    <dgm:pt modelId="{224F4D0B-5266-4FAF-B254-D3B2F11F30ED}" type="parTrans" cxnId="{4894D668-FF52-4454-8480-D58B5704F689}">
      <dgm:prSet/>
      <dgm:spPr/>
      <dgm:t>
        <a:bodyPr/>
        <a:lstStyle/>
        <a:p>
          <a:endParaRPr lang="es-ES"/>
        </a:p>
      </dgm:t>
    </dgm:pt>
    <dgm:pt modelId="{4411E920-87D5-4E05-9ED6-CA10B7505DD9}" type="sibTrans" cxnId="{4894D668-FF52-4454-8480-D58B5704F689}">
      <dgm:prSet/>
      <dgm:spPr/>
      <dgm:t>
        <a:bodyPr/>
        <a:lstStyle/>
        <a:p>
          <a:endParaRPr lang="es-ES"/>
        </a:p>
      </dgm:t>
    </dgm:pt>
    <dgm:pt modelId="{8CB03E1E-B94A-45B2-9FFD-BBAA4E59A718}">
      <dgm:prSet phldrT="[Texto]"/>
      <dgm:spPr/>
      <dgm:t>
        <a:bodyPr/>
        <a:lstStyle/>
        <a:p>
          <a:r>
            <a:rPr lang="es-ES"/>
            <a:t>Consumo energético</a:t>
          </a:r>
        </a:p>
      </dgm:t>
    </dgm:pt>
    <dgm:pt modelId="{02D799AA-1996-49B1-B76F-D9AC92E4A7D1}" type="parTrans" cxnId="{1A0BA52D-DD32-410B-88CC-25B6B6A6426B}">
      <dgm:prSet/>
      <dgm:spPr/>
      <dgm:t>
        <a:bodyPr/>
        <a:lstStyle/>
        <a:p>
          <a:endParaRPr lang="es-ES"/>
        </a:p>
      </dgm:t>
    </dgm:pt>
    <dgm:pt modelId="{00C0713C-252B-43D0-982F-16EC260A932A}" type="sibTrans" cxnId="{1A0BA52D-DD32-410B-88CC-25B6B6A6426B}">
      <dgm:prSet/>
      <dgm:spPr/>
      <dgm:t>
        <a:bodyPr/>
        <a:lstStyle/>
        <a:p>
          <a:endParaRPr lang="es-ES"/>
        </a:p>
      </dgm:t>
    </dgm:pt>
    <dgm:pt modelId="{E83A9EA3-C862-4365-BD87-573F814B9039}">
      <dgm:prSet/>
      <dgm:spPr/>
      <dgm:t>
        <a:bodyPr/>
        <a:lstStyle/>
        <a:p>
          <a:r>
            <a:rPr lang="es-ES"/>
            <a:t>PIEC_UPME</a:t>
          </a:r>
        </a:p>
      </dgm:t>
    </dgm:pt>
    <dgm:pt modelId="{0E3EF9F0-373B-40A2-B23A-AD75DB123293}" type="parTrans" cxnId="{CD68A315-04BB-4416-B8E2-DE8D4D6FA3D9}">
      <dgm:prSet/>
      <dgm:spPr/>
      <dgm:t>
        <a:bodyPr/>
        <a:lstStyle/>
        <a:p>
          <a:endParaRPr lang="es-ES"/>
        </a:p>
      </dgm:t>
    </dgm:pt>
    <dgm:pt modelId="{C62753DC-65CE-49E9-9210-069DBC39231E}" type="sibTrans" cxnId="{CD68A315-04BB-4416-B8E2-DE8D4D6FA3D9}">
      <dgm:prSet/>
      <dgm:spPr/>
      <dgm:t>
        <a:bodyPr/>
        <a:lstStyle/>
        <a:p>
          <a:endParaRPr lang="es-ES"/>
        </a:p>
      </dgm:t>
    </dgm:pt>
    <dgm:pt modelId="{E72A0F2D-FF87-472D-8DEF-A0E6E2508D92}">
      <dgm:prSet/>
      <dgm:spPr/>
      <dgm:t>
        <a:bodyPr/>
        <a:lstStyle/>
        <a:p>
          <a:r>
            <a:rPr lang="es-ES"/>
            <a:t>Total de Unidades Industriales y Comerciales</a:t>
          </a:r>
        </a:p>
      </dgm:t>
    </dgm:pt>
    <dgm:pt modelId="{5F348530-04D7-4080-8A7F-62D62F6644CE}" type="parTrans" cxnId="{EA5E3AA0-6875-46F0-A42D-D6CEDC426A19}">
      <dgm:prSet/>
      <dgm:spPr/>
      <dgm:t>
        <a:bodyPr/>
        <a:lstStyle/>
        <a:p>
          <a:endParaRPr lang="es-ES"/>
        </a:p>
      </dgm:t>
    </dgm:pt>
    <dgm:pt modelId="{B0A43A2E-780A-49B2-8069-FE30F4E79876}" type="sibTrans" cxnId="{EA5E3AA0-6875-46F0-A42D-D6CEDC426A19}">
      <dgm:prSet/>
      <dgm:spPr/>
      <dgm:t>
        <a:bodyPr/>
        <a:lstStyle/>
        <a:p>
          <a:endParaRPr lang="es-ES"/>
        </a:p>
      </dgm:t>
    </dgm:pt>
    <dgm:pt modelId="{3C3682F6-8B7C-4981-926F-81E12D8D0827}">
      <dgm:prSet/>
      <dgm:spPr/>
      <dgm:t>
        <a:bodyPr/>
        <a:lstStyle/>
        <a:p>
          <a:r>
            <a:rPr lang="es-ES"/>
            <a:t>Cobertura rural de energía eléctrica a nivel municipal</a:t>
          </a:r>
        </a:p>
      </dgm:t>
    </dgm:pt>
    <dgm:pt modelId="{E33CBB76-01EF-43B7-8636-B93DB7F7C6B9}" type="parTrans" cxnId="{63AC9026-E736-4EB4-A1AD-EA23A906BCCF}">
      <dgm:prSet/>
      <dgm:spPr/>
      <dgm:t>
        <a:bodyPr/>
        <a:lstStyle/>
        <a:p>
          <a:endParaRPr lang="es-ES"/>
        </a:p>
      </dgm:t>
    </dgm:pt>
    <dgm:pt modelId="{0143C509-4AC0-4E9A-B8A3-AF2204324682}" type="sibTrans" cxnId="{63AC9026-E736-4EB4-A1AD-EA23A906BCCF}">
      <dgm:prSet/>
      <dgm:spPr/>
      <dgm:t>
        <a:bodyPr/>
        <a:lstStyle/>
        <a:p>
          <a:endParaRPr lang="es-ES"/>
        </a:p>
      </dgm:t>
    </dgm:pt>
    <dgm:pt modelId="{2760269C-ABBA-4F14-AF4E-A25B3E5194E4}" type="pres">
      <dgm:prSet presAssocID="{A577C221-BA50-4A7A-AE8C-CA03E095140C}" presName="hierChild1" presStyleCnt="0">
        <dgm:presLayoutVars>
          <dgm:chPref val="1"/>
          <dgm:dir/>
          <dgm:animOne val="branch"/>
          <dgm:animLvl val="lvl"/>
          <dgm:resizeHandles/>
        </dgm:presLayoutVars>
      </dgm:prSet>
      <dgm:spPr/>
    </dgm:pt>
    <dgm:pt modelId="{74B95550-E4CB-4B0B-B158-D83B76415333}" type="pres">
      <dgm:prSet presAssocID="{ADA1E9CA-20A7-44C1-8FE1-7D23E0D350D1}" presName="hierRoot1" presStyleCnt="0"/>
      <dgm:spPr/>
    </dgm:pt>
    <dgm:pt modelId="{6CD764D7-3FC8-499D-B928-6C1B1E3D018D}" type="pres">
      <dgm:prSet presAssocID="{ADA1E9CA-20A7-44C1-8FE1-7D23E0D350D1}" presName="composite" presStyleCnt="0"/>
      <dgm:spPr/>
    </dgm:pt>
    <dgm:pt modelId="{F418CBB5-2420-4508-87DC-1A037F4F351E}" type="pres">
      <dgm:prSet presAssocID="{ADA1E9CA-20A7-44C1-8FE1-7D23E0D350D1}" presName="background" presStyleLbl="node0" presStyleIdx="0" presStyleCnt="1"/>
      <dgm:spPr/>
    </dgm:pt>
    <dgm:pt modelId="{4BD79DBE-6EE8-40FC-8E04-19ABFC0E32C1}" type="pres">
      <dgm:prSet presAssocID="{ADA1E9CA-20A7-44C1-8FE1-7D23E0D350D1}" presName="text" presStyleLbl="fgAcc0" presStyleIdx="0" presStyleCnt="1">
        <dgm:presLayoutVars>
          <dgm:chPref val="3"/>
        </dgm:presLayoutVars>
      </dgm:prSet>
      <dgm:spPr/>
    </dgm:pt>
    <dgm:pt modelId="{FAD61B7F-9846-4A35-A79E-EAACE586A02C}" type="pres">
      <dgm:prSet presAssocID="{ADA1E9CA-20A7-44C1-8FE1-7D23E0D350D1}" presName="hierChild2" presStyleCnt="0"/>
      <dgm:spPr/>
    </dgm:pt>
    <dgm:pt modelId="{0541121E-5FF8-47A7-9E1C-B652F4C9FFC2}" type="pres">
      <dgm:prSet presAssocID="{3CD4ED6F-A35C-4DB1-BEB5-6B2FF475A289}" presName="Name10" presStyleLbl="parChTrans1D2" presStyleIdx="0" presStyleCnt="3"/>
      <dgm:spPr/>
    </dgm:pt>
    <dgm:pt modelId="{7AD94909-8BE2-4A82-9BF5-D36319D6E776}" type="pres">
      <dgm:prSet presAssocID="{76FDEEB4-28E9-497A-99AD-EFAB7F3010DD}" presName="hierRoot2" presStyleCnt="0"/>
      <dgm:spPr/>
    </dgm:pt>
    <dgm:pt modelId="{438D12A1-399A-45DA-A7E6-42F08C79AF2D}" type="pres">
      <dgm:prSet presAssocID="{76FDEEB4-28E9-497A-99AD-EFAB7F3010DD}" presName="composite2" presStyleCnt="0"/>
      <dgm:spPr/>
    </dgm:pt>
    <dgm:pt modelId="{15A17B26-3D2F-4357-9500-152592157621}" type="pres">
      <dgm:prSet presAssocID="{76FDEEB4-28E9-497A-99AD-EFAB7F3010DD}" presName="background2" presStyleLbl="node2" presStyleIdx="0" presStyleCnt="3"/>
      <dgm:spPr/>
    </dgm:pt>
    <dgm:pt modelId="{9604BFF4-BC9A-4A8C-8F56-8A48EEA84C48}" type="pres">
      <dgm:prSet presAssocID="{76FDEEB4-28E9-497A-99AD-EFAB7F3010DD}" presName="text2" presStyleLbl="fgAcc2" presStyleIdx="0" presStyleCnt="3">
        <dgm:presLayoutVars>
          <dgm:chPref val="3"/>
        </dgm:presLayoutVars>
      </dgm:prSet>
      <dgm:spPr/>
    </dgm:pt>
    <dgm:pt modelId="{3520A4A8-2D6F-4797-8EB5-C5029D2BA48D}" type="pres">
      <dgm:prSet presAssocID="{76FDEEB4-28E9-497A-99AD-EFAB7F3010DD}" presName="hierChild3" presStyleCnt="0"/>
      <dgm:spPr/>
    </dgm:pt>
    <dgm:pt modelId="{705A7D23-0318-455C-97DA-E618479A960E}" type="pres">
      <dgm:prSet presAssocID="{CA697D84-6CE3-4A4C-919E-2B7C5572ACE3}" presName="Name17" presStyleLbl="parChTrans1D3" presStyleIdx="0" presStyleCnt="5"/>
      <dgm:spPr/>
    </dgm:pt>
    <dgm:pt modelId="{4C074EAA-BE8F-4B0B-AD64-A3DAC005B8BC}" type="pres">
      <dgm:prSet presAssocID="{E1EE1130-060C-4BBA-9EAD-06840BED7493}" presName="hierRoot3" presStyleCnt="0"/>
      <dgm:spPr/>
    </dgm:pt>
    <dgm:pt modelId="{65181B1E-86A1-4954-AA94-9073AB5C1AB1}" type="pres">
      <dgm:prSet presAssocID="{E1EE1130-060C-4BBA-9EAD-06840BED7493}" presName="composite3" presStyleCnt="0"/>
      <dgm:spPr/>
    </dgm:pt>
    <dgm:pt modelId="{A76CA9B3-0D4E-4418-ADC3-BB1B12EBD6AF}" type="pres">
      <dgm:prSet presAssocID="{E1EE1130-060C-4BBA-9EAD-06840BED7493}" presName="background3" presStyleLbl="node3" presStyleIdx="0" presStyleCnt="5"/>
      <dgm:spPr/>
    </dgm:pt>
    <dgm:pt modelId="{985F4268-8886-475B-924F-4A5556F0F2F8}" type="pres">
      <dgm:prSet presAssocID="{E1EE1130-060C-4BBA-9EAD-06840BED7493}" presName="text3" presStyleLbl="fgAcc3" presStyleIdx="0" presStyleCnt="5">
        <dgm:presLayoutVars>
          <dgm:chPref val="3"/>
        </dgm:presLayoutVars>
      </dgm:prSet>
      <dgm:spPr/>
    </dgm:pt>
    <dgm:pt modelId="{F926896A-706C-489B-BBFA-881490D6C5F0}" type="pres">
      <dgm:prSet presAssocID="{E1EE1130-060C-4BBA-9EAD-06840BED7493}" presName="hierChild4" presStyleCnt="0"/>
      <dgm:spPr/>
    </dgm:pt>
    <dgm:pt modelId="{EDD74FA8-795F-4FEE-9084-001A6127E41A}" type="pres">
      <dgm:prSet presAssocID="{D8921B41-7600-4C7D-BD0E-D53B4CD50669}" presName="Name17" presStyleLbl="parChTrans1D3" presStyleIdx="1" presStyleCnt="5"/>
      <dgm:spPr/>
    </dgm:pt>
    <dgm:pt modelId="{4B4CA2A6-60E7-4EF7-BBB5-17F11003AD9F}" type="pres">
      <dgm:prSet presAssocID="{7476C1D9-4138-4991-8C2E-6561AFBD9F43}" presName="hierRoot3" presStyleCnt="0"/>
      <dgm:spPr/>
    </dgm:pt>
    <dgm:pt modelId="{A402EB74-5E4A-4F0D-ADCA-D70300DDCFE8}" type="pres">
      <dgm:prSet presAssocID="{7476C1D9-4138-4991-8C2E-6561AFBD9F43}" presName="composite3" presStyleCnt="0"/>
      <dgm:spPr/>
    </dgm:pt>
    <dgm:pt modelId="{8F78514A-956C-4213-BA01-CC021F342634}" type="pres">
      <dgm:prSet presAssocID="{7476C1D9-4138-4991-8C2E-6561AFBD9F43}" presName="background3" presStyleLbl="node3" presStyleIdx="1" presStyleCnt="5"/>
      <dgm:spPr/>
    </dgm:pt>
    <dgm:pt modelId="{09E396CB-48E3-48B3-AFC9-B1D29C01EAD0}" type="pres">
      <dgm:prSet presAssocID="{7476C1D9-4138-4991-8C2E-6561AFBD9F43}" presName="text3" presStyleLbl="fgAcc3" presStyleIdx="1" presStyleCnt="5">
        <dgm:presLayoutVars>
          <dgm:chPref val="3"/>
        </dgm:presLayoutVars>
      </dgm:prSet>
      <dgm:spPr/>
    </dgm:pt>
    <dgm:pt modelId="{F165B9B7-746A-4561-B230-16D6ED38EF02}" type="pres">
      <dgm:prSet presAssocID="{7476C1D9-4138-4991-8C2E-6561AFBD9F43}" presName="hierChild4" presStyleCnt="0"/>
      <dgm:spPr/>
    </dgm:pt>
    <dgm:pt modelId="{6FA5CA67-259E-4A3E-9837-6106F6FF4B65}" type="pres">
      <dgm:prSet presAssocID="{224F4D0B-5266-4FAF-B254-D3B2F11F30ED}" presName="Name10" presStyleLbl="parChTrans1D2" presStyleIdx="1" presStyleCnt="3"/>
      <dgm:spPr/>
    </dgm:pt>
    <dgm:pt modelId="{86526D4B-91A5-48A2-B278-8701AC54B283}" type="pres">
      <dgm:prSet presAssocID="{569A8810-6D91-4E52-8D16-93963BDB747D}" presName="hierRoot2" presStyleCnt="0"/>
      <dgm:spPr/>
    </dgm:pt>
    <dgm:pt modelId="{62A2BA23-8CE6-46B9-A536-AA41CFCFB1C9}" type="pres">
      <dgm:prSet presAssocID="{569A8810-6D91-4E52-8D16-93963BDB747D}" presName="composite2" presStyleCnt="0"/>
      <dgm:spPr/>
    </dgm:pt>
    <dgm:pt modelId="{EA713A11-0FFE-4989-978A-1BA1960DE8BF}" type="pres">
      <dgm:prSet presAssocID="{569A8810-6D91-4E52-8D16-93963BDB747D}" presName="background2" presStyleLbl="node2" presStyleIdx="1" presStyleCnt="3"/>
      <dgm:spPr/>
    </dgm:pt>
    <dgm:pt modelId="{FDCA57BF-A41A-4979-A9A6-3F25B4278670}" type="pres">
      <dgm:prSet presAssocID="{569A8810-6D91-4E52-8D16-93963BDB747D}" presName="text2" presStyleLbl="fgAcc2" presStyleIdx="1" presStyleCnt="3">
        <dgm:presLayoutVars>
          <dgm:chPref val="3"/>
        </dgm:presLayoutVars>
      </dgm:prSet>
      <dgm:spPr/>
    </dgm:pt>
    <dgm:pt modelId="{F87394A0-382C-41CC-B0E4-8793C18961CE}" type="pres">
      <dgm:prSet presAssocID="{569A8810-6D91-4E52-8D16-93963BDB747D}" presName="hierChild3" presStyleCnt="0"/>
      <dgm:spPr/>
    </dgm:pt>
    <dgm:pt modelId="{67181C83-3135-43E7-B618-766437B93FE1}" type="pres">
      <dgm:prSet presAssocID="{02D799AA-1996-49B1-B76F-D9AC92E4A7D1}" presName="Name17" presStyleLbl="parChTrans1D3" presStyleIdx="2" presStyleCnt="5"/>
      <dgm:spPr/>
    </dgm:pt>
    <dgm:pt modelId="{5076B3B1-6FFC-4137-B2D2-8362C76F104D}" type="pres">
      <dgm:prSet presAssocID="{8CB03E1E-B94A-45B2-9FFD-BBAA4E59A718}" presName="hierRoot3" presStyleCnt="0"/>
      <dgm:spPr/>
    </dgm:pt>
    <dgm:pt modelId="{6C168EF1-FBE2-4C06-8C66-8AC7557A3691}" type="pres">
      <dgm:prSet presAssocID="{8CB03E1E-B94A-45B2-9FFD-BBAA4E59A718}" presName="composite3" presStyleCnt="0"/>
      <dgm:spPr/>
    </dgm:pt>
    <dgm:pt modelId="{AA5ACDD1-1A11-464A-AFB1-F6056E675957}" type="pres">
      <dgm:prSet presAssocID="{8CB03E1E-B94A-45B2-9FFD-BBAA4E59A718}" presName="background3" presStyleLbl="node3" presStyleIdx="2" presStyleCnt="5"/>
      <dgm:spPr/>
    </dgm:pt>
    <dgm:pt modelId="{2D3DC961-9AF4-46EF-AA0D-7EDBF484D05E}" type="pres">
      <dgm:prSet presAssocID="{8CB03E1E-B94A-45B2-9FFD-BBAA4E59A718}" presName="text3" presStyleLbl="fgAcc3" presStyleIdx="2" presStyleCnt="5">
        <dgm:presLayoutVars>
          <dgm:chPref val="3"/>
        </dgm:presLayoutVars>
      </dgm:prSet>
      <dgm:spPr/>
    </dgm:pt>
    <dgm:pt modelId="{1717EC89-DE3E-4FF6-BD0F-9A34F9C2E6AB}" type="pres">
      <dgm:prSet presAssocID="{8CB03E1E-B94A-45B2-9FFD-BBAA4E59A718}" presName="hierChild4" presStyleCnt="0"/>
      <dgm:spPr/>
    </dgm:pt>
    <dgm:pt modelId="{C139AC31-FCB5-4C0B-AB53-E603786CA6D1}" type="pres">
      <dgm:prSet presAssocID="{5F348530-04D7-4080-8A7F-62D62F6644CE}" presName="Name17" presStyleLbl="parChTrans1D3" presStyleIdx="3" presStyleCnt="5"/>
      <dgm:spPr/>
    </dgm:pt>
    <dgm:pt modelId="{13C649AB-9704-4693-8BA6-5C2D402A1F64}" type="pres">
      <dgm:prSet presAssocID="{E72A0F2D-FF87-472D-8DEF-A0E6E2508D92}" presName="hierRoot3" presStyleCnt="0"/>
      <dgm:spPr/>
    </dgm:pt>
    <dgm:pt modelId="{D8C73CA6-7864-4CC9-8E5B-1122D8F484C5}" type="pres">
      <dgm:prSet presAssocID="{E72A0F2D-FF87-472D-8DEF-A0E6E2508D92}" presName="composite3" presStyleCnt="0"/>
      <dgm:spPr/>
    </dgm:pt>
    <dgm:pt modelId="{5A963644-8BB5-4680-B7A4-5CA689C5C8EA}" type="pres">
      <dgm:prSet presAssocID="{E72A0F2D-FF87-472D-8DEF-A0E6E2508D92}" presName="background3" presStyleLbl="node3" presStyleIdx="3" presStyleCnt="5"/>
      <dgm:spPr/>
    </dgm:pt>
    <dgm:pt modelId="{2D686F20-040F-4EE9-9221-675B60611CE5}" type="pres">
      <dgm:prSet presAssocID="{E72A0F2D-FF87-472D-8DEF-A0E6E2508D92}" presName="text3" presStyleLbl="fgAcc3" presStyleIdx="3" presStyleCnt="5">
        <dgm:presLayoutVars>
          <dgm:chPref val="3"/>
        </dgm:presLayoutVars>
      </dgm:prSet>
      <dgm:spPr/>
    </dgm:pt>
    <dgm:pt modelId="{F155A64D-FEFB-4B59-BE54-7413918EFB3A}" type="pres">
      <dgm:prSet presAssocID="{E72A0F2D-FF87-472D-8DEF-A0E6E2508D92}" presName="hierChild4" presStyleCnt="0"/>
      <dgm:spPr/>
    </dgm:pt>
    <dgm:pt modelId="{221F3288-4FBD-45B1-A583-6D98D9FAC99F}" type="pres">
      <dgm:prSet presAssocID="{0E3EF9F0-373B-40A2-B23A-AD75DB123293}" presName="Name10" presStyleLbl="parChTrans1D2" presStyleIdx="2" presStyleCnt="3"/>
      <dgm:spPr/>
    </dgm:pt>
    <dgm:pt modelId="{D016AB46-BFCC-4AE9-898D-9F917B688D9B}" type="pres">
      <dgm:prSet presAssocID="{E83A9EA3-C862-4365-BD87-573F814B9039}" presName="hierRoot2" presStyleCnt="0"/>
      <dgm:spPr/>
    </dgm:pt>
    <dgm:pt modelId="{835DA155-9C3F-4050-B136-F13A4B6FCD5D}" type="pres">
      <dgm:prSet presAssocID="{E83A9EA3-C862-4365-BD87-573F814B9039}" presName="composite2" presStyleCnt="0"/>
      <dgm:spPr/>
    </dgm:pt>
    <dgm:pt modelId="{9A16E7FD-A41A-4BB0-8F36-747A95A55566}" type="pres">
      <dgm:prSet presAssocID="{E83A9EA3-C862-4365-BD87-573F814B9039}" presName="background2" presStyleLbl="node2" presStyleIdx="2" presStyleCnt="3"/>
      <dgm:spPr/>
    </dgm:pt>
    <dgm:pt modelId="{0B5F0FFF-ED6E-4882-8F2F-305BF0661E24}" type="pres">
      <dgm:prSet presAssocID="{E83A9EA3-C862-4365-BD87-573F814B9039}" presName="text2" presStyleLbl="fgAcc2" presStyleIdx="2" presStyleCnt="3">
        <dgm:presLayoutVars>
          <dgm:chPref val="3"/>
        </dgm:presLayoutVars>
      </dgm:prSet>
      <dgm:spPr/>
    </dgm:pt>
    <dgm:pt modelId="{A08FE848-1018-4637-9702-177C290752FE}" type="pres">
      <dgm:prSet presAssocID="{E83A9EA3-C862-4365-BD87-573F814B9039}" presName="hierChild3" presStyleCnt="0"/>
      <dgm:spPr/>
    </dgm:pt>
    <dgm:pt modelId="{331C1E84-5DF2-4A0A-83EC-E74A8F2E5400}" type="pres">
      <dgm:prSet presAssocID="{E33CBB76-01EF-43B7-8636-B93DB7F7C6B9}" presName="Name17" presStyleLbl="parChTrans1D3" presStyleIdx="4" presStyleCnt="5"/>
      <dgm:spPr/>
    </dgm:pt>
    <dgm:pt modelId="{041748DB-22B5-4E8E-AE53-3508E53C6BE7}" type="pres">
      <dgm:prSet presAssocID="{3C3682F6-8B7C-4981-926F-81E12D8D0827}" presName="hierRoot3" presStyleCnt="0"/>
      <dgm:spPr/>
    </dgm:pt>
    <dgm:pt modelId="{B3383B0E-56C3-4445-A6A7-1AC8BEBC60A2}" type="pres">
      <dgm:prSet presAssocID="{3C3682F6-8B7C-4981-926F-81E12D8D0827}" presName="composite3" presStyleCnt="0"/>
      <dgm:spPr/>
    </dgm:pt>
    <dgm:pt modelId="{CFDD45F2-0FC8-45C2-92D7-86234F0C0CCC}" type="pres">
      <dgm:prSet presAssocID="{3C3682F6-8B7C-4981-926F-81E12D8D0827}" presName="background3" presStyleLbl="node3" presStyleIdx="4" presStyleCnt="5"/>
      <dgm:spPr/>
    </dgm:pt>
    <dgm:pt modelId="{B213B89C-07BA-42A4-AE37-E3887A510C4E}" type="pres">
      <dgm:prSet presAssocID="{3C3682F6-8B7C-4981-926F-81E12D8D0827}" presName="text3" presStyleLbl="fgAcc3" presStyleIdx="4" presStyleCnt="5">
        <dgm:presLayoutVars>
          <dgm:chPref val="3"/>
        </dgm:presLayoutVars>
      </dgm:prSet>
      <dgm:spPr/>
    </dgm:pt>
    <dgm:pt modelId="{CD31C785-DE6F-41D1-AB53-384B27587E94}" type="pres">
      <dgm:prSet presAssocID="{3C3682F6-8B7C-4981-926F-81E12D8D0827}" presName="hierChild4" presStyleCnt="0"/>
      <dgm:spPr/>
    </dgm:pt>
  </dgm:ptLst>
  <dgm:cxnLst>
    <dgm:cxn modelId="{9E5C8300-1DF0-48FB-99B3-74C0D01C4D7E}" type="presOf" srcId="{3C3682F6-8B7C-4981-926F-81E12D8D0827}" destId="{B213B89C-07BA-42A4-AE37-E3887A510C4E}" srcOrd="0" destOrd="0" presId="urn:microsoft.com/office/officeart/2005/8/layout/hierarchy1"/>
    <dgm:cxn modelId="{CD68A315-04BB-4416-B8E2-DE8D4D6FA3D9}" srcId="{ADA1E9CA-20A7-44C1-8FE1-7D23E0D350D1}" destId="{E83A9EA3-C862-4365-BD87-573F814B9039}" srcOrd="2" destOrd="0" parTransId="{0E3EF9F0-373B-40A2-B23A-AD75DB123293}" sibTransId="{C62753DC-65CE-49E9-9210-069DBC39231E}"/>
    <dgm:cxn modelId="{38FCD018-2DB6-4F31-909E-F3C2309E9650}" type="presOf" srcId="{224F4D0B-5266-4FAF-B254-D3B2F11F30ED}" destId="{6FA5CA67-259E-4A3E-9837-6106F6FF4B65}" srcOrd="0" destOrd="0" presId="urn:microsoft.com/office/officeart/2005/8/layout/hierarchy1"/>
    <dgm:cxn modelId="{D4922320-B4CF-49BE-B2BC-4485208F7A64}" type="presOf" srcId="{E83A9EA3-C862-4365-BD87-573F814B9039}" destId="{0B5F0FFF-ED6E-4882-8F2F-305BF0661E24}" srcOrd="0" destOrd="0" presId="urn:microsoft.com/office/officeart/2005/8/layout/hierarchy1"/>
    <dgm:cxn modelId="{63AC9026-E736-4EB4-A1AD-EA23A906BCCF}" srcId="{E83A9EA3-C862-4365-BD87-573F814B9039}" destId="{3C3682F6-8B7C-4981-926F-81E12D8D0827}" srcOrd="0" destOrd="0" parTransId="{E33CBB76-01EF-43B7-8636-B93DB7F7C6B9}" sibTransId="{0143C509-4AC0-4E9A-B8A3-AF2204324682}"/>
    <dgm:cxn modelId="{7D1B582A-5C28-47FF-A25F-F03B598258CF}" type="presOf" srcId="{5F348530-04D7-4080-8A7F-62D62F6644CE}" destId="{C139AC31-FCB5-4C0B-AB53-E603786CA6D1}" srcOrd="0" destOrd="0" presId="urn:microsoft.com/office/officeart/2005/8/layout/hierarchy1"/>
    <dgm:cxn modelId="{D495782A-CAA8-4461-B184-C2C8614A766B}" type="presOf" srcId="{8CB03E1E-B94A-45B2-9FFD-BBAA4E59A718}" destId="{2D3DC961-9AF4-46EF-AA0D-7EDBF484D05E}" srcOrd="0" destOrd="0" presId="urn:microsoft.com/office/officeart/2005/8/layout/hierarchy1"/>
    <dgm:cxn modelId="{1A0BA52D-DD32-410B-88CC-25B6B6A6426B}" srcId="{569A8810-6D91-4E52-8D16-93963BDB747D}" destId="{8CB03E1E-B94A-45B2-9FFD-BBAA4E59A718}" srcOrd="0" destOrd="0" parTransId="{02D799AA-1996-49B1-B76F-D9AC92E4A7D1}" sibTransId="{00C0713C-252B-43D0-982F-16EC260A932A}"/>
    <dgm:cxn modelId="{32544C2F-18DA-42D9-8CBE-DBBF8F71FE70}" type="presOf" srcId="{02D799AA-1996-49B1-B76F-D9AC92E4A7D1}" destId="{67181C83-3135-43E7-B618-766437B93FE1}" srcOrd="0" destOrd="0" presId="urn:microsoft.com/office/officeart/2005/8/layout/hierarchy1"/>
    <dgm:cxn modelId="{425F0A32-1A13-45A3-9B0E-6423D7128682}" type="presOf" srcId="{7476C1D9-4138-4991-8C2E-6561AFBD9F43}" destId="{09E396CB-48E3-48B3-AFC9-B1D29C01EAD0}" srcOrd="0" destOrd="0" presId="urn:microsoft.com/office/officeart/2005/8/layout/hierarchy1"/>
    <dgm:cxn modelId="{4FADC63D-FBDC-4081-BE9F-A524A6D45B0F}" type="presOf" srcId="{E1EE1130-060C-4BBA-9EAD-06840BED7493}" destId="{985F4268-8886-475B-924F-4A5556F0F2F8}" srcOrd="0" destOrd="0" presId="urn:microsoft.com/office/officeart/2005/8/layout/hierarchy1"/>
    <dgm:cxn modelId="{3089FB52-BAF1-4736-A3A6-6381D9A43E5F}" srcId="{76FDEEB4-28E9-497A-99AD-EFAB7F3010DD}" destId="{7476C1D9-4138-4991-8C2E-6561AFBD9F43}" srcOrd="1" destOrd="0" parTransId="{D8921B41-7600-4C7D-BD0E-D53B4CD50669}" sibTransId="{21FF07CA-869A-46DC-A796-0C29F0C5A78A}"/>
    <dgm:cxn modelId="{4894D668-FF52-4454-8480-D58B5704F689}" srcId="{ADA1E9CA-20A7-44C1-8FE1-7D23E0D350D1}" destId="{569A8810-6D91-4E52-8D16-93963BDB747D}" srcOrd="1" destOrd="0" parTransId="{224F4D0B-5266-4FAF-B254-D3B2F11F30ED}" sibTransId="{4411E920-87D5-4E05-9ED6-CA10B7505DD9}"/>
    <dgm:cxn modelId="{2BCAD778-6315-4054-8633-68B2E3A34B93}" type="presOf" srcId="{D8921B41-7600-4C7D-BD0E-D53B4CD50669}" destId="{EDD74FA8-795F-4FEE-9084-001A6127E41A}" srcOrd="0" destOrd="0" presId="urn:microsoft.com/office/officeart/2005/8/layout/hierarchy1"/>
    <dgm:cxn modelId="{2588347B-6F07-4C2E-9575-E7F3E841919C}" type="presOf" srcId="{CA697D84-6CE3-4A4C-919E-2B7C5572ACE3}" destId="{705A7D23-0318-455C-97DA-E618479A960E}" srcOrd="0" destOrd="0" presId="urn:microsoft.com/office/officeart/2005/8/layout/hierarchy1"/>
    <dgm:cxn modelId="{8064C286-F46F-434F-BC88-36DA9001E56E}" type="presOf" srcId="{569A8810-6D91-4E52-8D16-93963BDB747D}" destId="{FDCA57BF-A41A-4979-A9A6-3F25B4278670}" srcOrd="0" destOrd="0" presId="urn:microsoft.com/office/officeart/2005/8/layout/hierarchy1"/>
    <dgm:cxn modelId="{D113AB87-ABFB-4D3D-B86A-1CD9A8E28DBC}" type="presOf" srcId="{A577C221-BA50-4A7A-AE8C-CA03E095140C}" destId="{2760269C-ABBA-4F14-AF4E-A25B3E5194E4}" srcOrd="0" destOrd="0" presId="urn:microsoft.com/office/officeart/2005/8/layout/hierarchy1"/>
    <dgm:cxn modelId="{AA548C92-AE31-4219-A85E-8EB1BC202362}" type="presOf" srcId="{ADA1E9CA-20A7-44C1-8FE1-7D23E0D350D1}" destId="{4BD79DBE-6EE8-40FC-8E04-19ABFC0E32C1}" srcOrd="0" destOrd="0" presId="urn:microsoft.com/office/officeart/2005/8/layout/hierarchy1"/>
    <dgm:cxn modelId="{5215409D-2C4C-4AAD-9524-DAA2A4A89488}" type="presOf" srcId="{76FDEEB4-28E9-497A-99AD-EFAB7F3010DD}" destId="{9604BFF4-BC9A-4A8C-8F56-8A48EEA84C48}" srcOrd="0" destOrd="0" presId="urn:microsoft.com/office/officeart/2005/8/layout/hierarchy1"/>
    <dgm:cxn modelId="{EA5E3AA0-6875-46F0-A42D-D6CEDC426A19}" srcId="{569A8810-6D91-4E52-8D16-93963BDB747D}" destId="{E72A0F2D-FF87-472D-8DEF-A0E6E2508D92}" srcOrd="1" destOrd="0" parTransId="{5F348530-04D7-4080-8A7F-62D62F6644CE}" sibTransId="{B0A43A2E-780A-49B2-8069-FE30F4E79876}"/>
    <dgm:cxn modelId="{6DF79AA1-39AD-4BFF-8A6F-F8A8F830EF71}" type="presOf" srcId="{3CD4ED6F-A35C-4DB1-BEB5-6B2FF475A289}" destId="{0541121E-5FF8-47A7-9E1C-B652F4C9FFC2}" srcOrd="0" destOrd="0" presId="urn:microsoft.com/office/officeart/2005/8/layout/hierarchy1"/>
    <dgm:cxn modelId="{CACBDCA6-52A9-4914-9219-C66AB59D0A25}" srcId="{ADA1E9CA-20A7-44C1-8FE1-7D23E0D350D1}" destId="{76FDEEB4-28E9-497A-99AD-EFAB7F3010DD}" srcOrd="0" destOrd="0" parTransId="{3CD4ED6F-A35C-4DB1-BEB5-6B2FF475A289}" sibTransId="{53BF5E42-0347-4662-A7CC-0209E6FFF319}"/>
    <dgm:cxn modelId="{9825B2AA-B326-417A-8ABA-AC9E0C34A59A}" type="presOf" srcId="{0E3EF9F0-373B-40A2-B23A-AD75DB123293}" destId="{221F3288-4FBD-45B1-A583-6D98D9FAC99F}" srcOrd="0" destOrd="0" presId="urn:microsoft.com/office/officeart/2005/8/layout/hierarchy1"/>
    <dgm:cxn modelId="{46F9AFB5-1136-4B3B-A076-78B1FCF36D3F}" srcId="{76FDEEB4-28E9-497A-99AD-EFAB7F3010DD}" destId="{E1EE1130-060C-4BBA-9EAD-06840BED7493}" srcOrd="0" destOrd="0" parTransId="{CA697D84-6CE3-4A4C-919E-2B7C5572ACE3}" sibTransId="{A1209538-C571-4CB3-9E6E-9CCAA6BBAC79}"/>
    <dgm:cxn modelId="{C5C0F3BB-9770-456C-B412-350194527749}" type="presOf" srcId="{E33CBB76-01EF-43B7-8636-B93DB7F7C6B9}" destId="{331C1E84-5DF2-4A0A-83EC-E74A8F2E5400}" srcOrd="0" destOrd="0" presId="urn:microsoft.com/office/officeart/2005/8/layout/hierarchy1"/>
    <dgm:cxn modelId="{4C78E9C1-2CA4-4214-B857-193529263788}" type="presOf" srcId="{E72A0F2D-FF87-472D-8DEF-A0E6E2508D92}" destId="{2D686F20-040F-4EE9-9221-675B60611CE5}" srcOrd="0" destOrd="0" presId="urn:microsoft.com/office/officeart/2005/8/layout/hierarchy1"/>
    <dgm:cxn modelId="{E010C1CF-9736-4D44-B5C3-D664BF0B8BDB}" srcId="{A577C221-BA50-4A7A-AE8C-CA03E095140C}" destId="{ADA1E9CA-20A7-44C1-8FE1-7D23E0D350D1}" srcOrd="0" destOrd="0" parTransId="{8A554B81-87BE-48BE-BDE8-9F8EAB9CF4C0}" sibTransId="{9195E3C3-1FE2-4F58-8CBD-447D1AC8E54F}"/>
    <dgm:cxn modelId="{7BD258F4-E71F-45B8-A75B-044A6521D15A}" type="presParOf" srcId="{2760269C-ABBA-4F14-AF4E-A25B3E5194E4}" destId="{74B95550-E4CB-4B0B-B158-D83B76415333}" srcOrd="0" destOrd="0" presId="urn:microsoft.com/office/officeart/2005/8/layout/hierarchy1"/>
    <dgm:cxn modelId="{38A75F8F-5364-46DE-8F09-04114B25916D}" type="presParOf" srcId="{74B95550-E4CB-4B0B-B158-D83B76415333}" destId="{6CD764D7-3FC8-499D-B928-6C1B1E3D018D}" srcOrd="0" destOrd="0" presId="urn:microsoft.com/office/officeart/2005/8/layout/hierarchy1"/>
    <dgm:cxn modelId="{5F855399-E29F-422D-AE0B-D21F3D4DFD7E}" type="presParOf" srcId="{6CD764D7-3FC8-499D-B928-6C1B1E3D018D}" destId="{F418CBB5-2420-4508-87DC-1A037F4F351E}" srcOrd="0" destOrd="0" presId="urn:microsoft.com/office/officeart/2005/8/layout/hierarchy1"/>
    <dgm:cxn modelId="{789BCB8C-4B52-4F73-B53B-6FB9D33ACA39}" type="presParOf" srcId="{6CD764D7-3FC8-499D-B928-6C1B1E3D018D}" destId="{4BD79DBE-6EE8-40FC-8E04-19ABFC0E32C1}" srcOrd="1" destOrd="0" presId="urn:microsoft.com/office/officeart/2005/8/layout/hierarchy1"/>
    <dgm:cxn modelId="{E407B079-8862-449D-91E5-8EF1B72C15CA}" type="presParOf" srcId="{74B95550-E4CB-4B0B-B158-D83B76415333}" destId="{FAD61B7F-9846-4A35-A79E-EAACE586A02C}" srcOrd="1" destOrd="0" presId="urn:microsoft.com/office/officeart/2005/8/layout/hierarchy1"/>
    <dgm:cxn modelId="{179705B6-2CE7-487A-BE5C-639F089795FC}" type="presParOf" srcId="{FAD61B7F-9846-4A35-A79E-EAACE586A02C}" destId="{0541121E-5FF8-47A7-9E1C-B652F4C9FFC2}" srcOrd="0" destOrd="0" presId="urn:microsoft.com/office/officeart/2005/8/layout/hierarchy1"/>
    <dgm:cxn modelId="{74DFF1B2-3C7F-4F46-BEE2-A256E2F4D3AF}" type="presParOf" srcId="{FAD61B7F-9846-4A35-A79E-EAACE586A02C}" destId="{7AD94909-8BE2-4A82-9BF5-D36319D6E776}" srcOrd="1" destOrd="0" presId="urn:microsoft.com/office/officeart/2005/8/layout/hierarchy1"/>
    <dgm:cxn modelId="{8328AB27-82F5-457B-B4F8-8306E0315A60}" type="presParOf" srcId="{7AD94909-8BE2-4A82-9BF5-D36319D6E776}" destId="{438D12A1-399A-45DA-A7E6-42F08C79AF2D}" srcOrd="0" destOrd="0" presId="urn:microsoft.com/office/officeart/2005/8/layout/hierarchy1"/>
    <dgm:cxn modelId="{8F45F9AB-7771-46ED-B875-1DC3E515F119}" type="presParOf" srcId="{438D12A1-399A-45DA-A7E6-42F08C79AF2D}" destId="{15A17B26-3D2F-4357-9500-152592157621}" srcOrd="0" destOrd="0" presId="urn:microsoft.com/office/officeart/2005/8/layout/hierarchy1"/>
    <dgm:cxn modelId="{35B5D560-BB75-4B8F-A61C-88982CA19B2B}" type="presParOf" srcId="{438D12A1-399A-45DA-A7E6-42F08C79AF2D}" destId="{9604BFF4-BC9A-4A8C-8F56-8A48EEA84C48}" srcOrd="1" destOrd="0" presId="urn:microsoft.com/office/officeart/2005/8/layout/hierarchy1"/>
    <dgm:cxn modelId="{F087A76B-7F5E-426F-9B54-D8FBAAB47A35}" type="presParOf" srcId="{7AD94909-8BE2-4A82-9BF5-D36319D6E776}" destId="{3520A4A8-2D6F-4797-8EB5-C5029D2BA48D}" srcOrd="1" destOrd="0" presId="urn:microsoft.com/office/officeart/2005/8/layout/hierarchy1"/>
    <dgm:cxn modelId="{19C7EF11-8F40-4C30-B78A-776344640123}" type="presParOf" srcId="{3520A4A8-2D6F-4797-8EB5-C5029D2BA48D}" destId="{705A7D23-0318-455C-97DA-E618479A960E}" srcOrd="0" destOrd="0" presId="urn:microsoft.com/office/officeart/2005/8/layout/hierarchy1"/>
    <dgm:cxn modelId="{5B795772-285B-423C-AE7E-9770A1531E1C}" type="presParOf" srcId="{3520A4A8-2D6F-4797-8EB5-C5029D2BA48D}" destId="{4C074EAA-BE8F-4B0B-AD64-A3DAC005B8BC}" srcOrd="1" destOrd="0" presId="urn:microsoft.com/office/officeart/2005/8/layout/hierarchy1"/>
    <dgm:cxn modelId="{4155F6B1-6C39-414C-A973-CABA7BAF8EBE}" type="presParOf" srcId="{4C074EAA-BE8F-4B0B-AD64-A3DAC005B8BC}" destId="{65181B1E-86A1-4954-AA94-9073AB5C1AB1}" srcOrd="0" destOrd="0" presId="urn:microsoft.com/office/officeart/2005/8/layout/hierarchy1"/>
    <dgm:cxn modelId="{E80E0CD8-148D-40B0-A607-5F1999B45004}" type="presParOf" srcId="{65181B1E-86A1-4954-AA94-9073AB5C1AB1}" destId="{A76CA9B3-0D4E-4418-ADC3-BB1B12EBD6AF}" srcOrd="0" destOrd="0" presId="urn:microsoft.com/office/officeart/2005/8/layout/hierarchy1"/>
    <dgm:cxn modelId="{FF526CF7-C7A5-4414-89A7-8AC670BF5061}" type="presParOf" srcId="{65181B1E-86A1-4954-AA94-9073AB5C1AB1}" destId="{985F4268-8886-475B-924F-4A5556F0F2F8}" srcOrd="1" destOrd="0" presId="urn:microsoft.com/office/officeart/2005/8/layout/hierarchy1"/>
    <dgm:cxn modelId="{F40BDFAF-2580-4E75-AF49-91EB1EC821F4}" type="presParOf" srcId="{4C074EAA-BE8F-4B0B-AD64-A3DAC005B8BC}" destId="{F926896A-706C-489B-BBFA-881490D6C5F0}" srcOrd="1" destOrd="0" presId="urn:microsoft.com/office/officeart/2005/8/layout/hierarchy1"/>
    <dgm:cxn modelId="{B02EA96B-79DF-4180-845E-F55F32BD8B68}" type="presParOf" srcId="{3520A4A8-2D6F-4797-8EB5-C5029D2BA48D}" destId="{EDD74FA8-795F-4FEE-9084-001A6127E41A}" srcOrd="2" destOrd="0" presId="urn:microsoft.com/office/officeart/2005/8/layout/hierarchy1"/>
    <dgm:cxn modelId="{1FD2C569-8099-406B-8FE5-842B60639581}" type="presParOf" srcId="{3520A4A8-2D6F-4797-8EB5-C5029D2BA48D}" destId="{4B4CA2A6-60E7-4EF7-BBB5-17F11003AD9F}" srcOrd="3" destOrd="0" presId="urn:microsoft.com/office/officeart/2005/8/layout/hierarchy1"/>
    <dgm:cxn modelId="{CA03C775-565D-421A-B18D-85CE476B0A9A}" type="presParOf" srcId="{4B4CA2A6-60E7-4EF7-BBB5-17F11003AD9F}" destId="{A402EB74-5E4A-4F0D-ADCA-D70300DDCFE8}" srcOrd="0" destOrd="0" presId="urn:microsoft.com/office/officeart/2005/8/layout/hierarchy1"/>
    <dgm:cxn modelId="{5A17543A-7995-4317-8495-BC4B5046FC5A}" type="presParOf" srcId="{A402EB74-5E4A-4F0D-ADCA-D70300DDCFE8}" destId="{8F78514A-956C-4213-BA01-CC021F342634}" srcOrd="0" destOrd="0" presId="urn:microsoft.com/office/officeart/2005/8/layout/hierarchy1"/>
    <dgm:cxn modelId="{6480D984-249F-4152-AF90-9A0682004DCE}" type="presParOf" srcId="{A402EB74-5E4A-4F0D-ADCA-D70300DDCFE8}" destId="{09E396CB-48E3-48B3-AFC9-B1D29C01EAD0}" srcOrd="1" destOrd="0" presId="urn:microsoft.com/office/officeart/2005/8/layout/hierarchy1"/>
    <dgm:cxn modelId="{11F2C45D-348F-48A6-B46C-4937982E13D1}" type="presParOf" srcId="{4B4CA2A6-60E7-4EF7-BBB5-17F11003AD9F}" destId="{F165B9B7-746A-4561-B230-16D6ED38EF02}" srcOrd="1" destOrd="0" presId="urn:microsoft.com/office/officeart/2005/8/layout/hierarchy1"/>
    <dgm:cxn modelId="{57DECF9B-1C09-4797-B22F-0D693F9B19C8}" type="presParOf" srcId="{FAD61B7F-9846-4A35-A79E-EAACE586A02C}" destId="{6FA5CA67-259E-4A3E-9837-6106F6FF4B65}" srcOrd="2" destOrd="0" presId="urn:microsoft.com/office/officeart/2005/8/layout/hierarchy1"/>
    <dgm:cxn modelId="{F583FC68-EB8D-40E3-AE21-3F1451DCE7C6}" type="presParOf" srcId="{FAD61B7F-9846-4A35-A79E-EAACE586A02C}" destId="{86526D4B-91A5-48A2-B278-8701AC54B283}" srcOrd="3" destOrd="0" presId="urn:microsoft.com/office/officeart/2005/8/layout/hierarchy1"/>
    <dgm:cxn modelId="{8C43DC44-95AB-44CA-AC34-689DF3F60750}" type="presParOf" srcId="{86526D4B-91A5-48A2-B278-8701AC54B283}" destId="{62A2BA23-8CE6-46B9-A536-AA41CFCFB1C9}" srcOrd="0" destOrd="0" presId="urn:microsoft.com/office/officeart/2005/8/layout/hierarchy1"/>
    <dgm:cxn modelId="{DE1BE6BB-262F-41E0-9478-48E55EFCC2AD}" type="presParOf" srcId="{62A2BA23-8CE6-46B9-A536-AA41CFCFB1C9}" destId="{EA713A11-0FFE-4989-978A-1BA1960DE8BF}" srcOrd="0" destOrd="0" presId="urn:microsoft.com/office/officeart/2005/8/layout/hierarchy1"/>
    <dgm:cxn modelId="{E91A0B64-9772-4725-B8FE-E406D59F360D}" type="presParOf" srcId="{62A2BA23-8CE6-46B9-A536-AA41CFCFB1C9}" destId="{FDCA57BF-A41A-4979-A9A6-3F25B4278670}" srcOrd="1" destOrd="0" presId="urn:microsoft.com/office/officeart/2005/8/layout/hierarchy1"/>
    <dgm:cxn modelId="{025D183C-13E7-4866-B765-C852AAEADBA3}" type="presParOf" srcId="{86526D4B-91A5-48A2-B278-8701AC54B283}" destId="{F87394A0-382C-41CC-B0E4-8793C18961CE}" srcOrd="1" destOrd="0" presId="urn:microsoft.com/office/officeart/2005/8/layout/hierarchy1"/>
    <dgm:cxn modelId="{E269BBA3-87BF-4865-B89E-9BC9101A1C7B}" type="presParOf" srcId="{F87394A0-382C-41CC-B0E4-8793C18961CE}" destId="{67181C83-3135-43E7-B618-766437B93FE1}" srcOrd="0" destOrd="0" presId="urn:microsoft.com/office/officeart/2005/8/layout/hierarchy1"/>
    <dgm:cxn modelId="{F7AFC849-5B3D-4ECF-A108-4DA0E1CC3AD1}" type="presParOf" srcId="{F87394A0-382C-41CC-B0E4-8793C18961CE}" destId="{5076B3B1-6FFC-4137-B2D2-8362C76F104D}" srcOrd="1" destOrd="0" presId="urn:microsoft.com/office/officeart/2005/8/layout/hierarchy1"/>
    <dgm:cxn modelId="{5857847A-EC7C-42BA-9193-F9B4E1D038B1}" type="presParOf" srcId="{5076B3B1-6FFC-4137-B2D2-8362C76F104D}" destId="{6C168EF1-FBE2-4C06-8C66-8AC7557A3691}" srcOrd="0" destOrd="0" presId="urn:microsoft.com/office/officeart/2005/8/layout/hierarchy1"/>
    <dgm:cxn modelId="{C7179485-7B0C-4281-9ABB-BC021406A56C}" type="presParOf" srcId="{6C168EF1-FBE2-4C06-8C66-8AC7557A3691}" destId="{AA5ACDD1-1A11-464A-AFB1-F6056E675957}" srcOrd="0" destOrd="0" presId="urn:microsoft.com/office/officeart/2005/8/layout/hierarchy1"/>
    <dgm:cxn modelId="{9F87B8C6-7E69-4038-ACDD-A5F06AC40BFF}" type="presParOf" srcId="{6C168EF1-FBE2-4C06-8C66-8AC7557A3691}" destId="{2D3DC961-9AF4-46EF-AA0D-7EDBF484D05E}" srcOrd="1" destOrd="0" presId="urn:microsoft.com/office/officeart/2005/8/layout/hierarchy1"/>
    <dgm:cxn modelId="{76011D65-F7CB-4AD8-BD2F-2E8A89AB8EC5}" type="presParOf" srcId="{5076B3B1-6FFC-4137-B2D2-8362C76F104D}" destId="{1717EC89-DE3E-4FF6-BD0F-9A34F9C2E6AB}" srcOrd="1" destOrd="0" presId="urn:microsoft.com/office/officeart/2005/8/layout/hierarchy1"/>
    <dgm:cxn modelId="{A530D90A-BFF1-4FD7-9E52-B3589412FF16}" type="presParOf" srcId="{F87394A0-382C-41CC-B0E4-8793C18961CE}" destId="{C139AC31-FCB5-4C0B-AB53-E603786CA6D1}" srcOrd="2" destOrd="0" presId="urn:microsoft.com/office/officeart/2005/8/layout/hierarchy1"/>
    <dgm:cxn modelId="{32EAFC94-AE21-4A67-A865-98ACE0DA9D77}" type="presParOf" srcId="{F87394A0-382C-41CC-B0E4-8793C18961CE}" destId="{13C649AB-9704-4693-8BA6-5C2D402A1F64}" srcOrd="3" destOrd="0" presId="urn:microsoft.com/office/officeart/2005/8/layout/hierarchy1"/>
    <dgm:cxn modelId="{B98AA95C-1667-49FB-872D-8F0ADBADFCF3}" type="presParOf" srcId="{13C649AB-9704-4693-8BA6-5C2D402A1F64}" destId="{D8C73CA6-7864-4CC9-8E5B-1122D8F484C5}" srcOrd="0" destOrd="0" presId="urn:microsoft.com/office/officeart/2005/8/layout/hierarchy1"/>
    <dgm:cxn modelId="{8C3EB40E-BD9C-4A74-992F-63B26D6FD925}" type="presParOf" srcId="{D8C73CA6-7864-4CC9-8E5B-1122D8F484C5}" destId="{5A963644-8BB5-4680-B7A4-5CA689C5C8EA}" srcOrd="0" destOrd="0" presId="urn:microsoft.com/office/officeart/2005/8/layout/hierarchy1"/>
    <dgm:cxn modelId="{02308BEA-EA7D-479E-B2C0-6CD6989016C1}" type="presParOf" srcId="{D8C73CA6-7864-4CC9-8E5B-1122D8F484C5}" destId="{2D686F20-040F-4EE9-9221-675B60611CE5}" srcOrd="1" destOrd="0" presId="urn:microsoft.com/office/officeart/2005/8/layout/hierarchy1"/>
    <dgm:cxn modelId="{850017D8-F1F6-4559-94EB-455B6ACE7BE3}" type="presParOf" srcId="{13C649AB-9704-4693-8BA6-5C2D402A1F64}" destId="{F155A64D-FEFB-4B59-BE54-7413918EFB3A}" srcOrd="1" destOrd="0" presId="urn:microsoft.com/office/officeart/2005/8/layout/hierarchy1"/>
    <dgm:cxn modelId="{F63DE76F-DD6C-4328-B5E0-C1586E523DBF}" type="presParOf" srcId="{FAD61B7F-9846-4A35-A79E-EAACE586A02C}" destId="{221F3288-4FBD-45B1-A583-6D98D9FAC99F}" srcOrd="4" destOrd="0" presId="urn:microsoft.com/office/officeart/2005/8/layout/hierarchy1"/>
    <dgm:cxn modelId="{C4AE3804-8A46-41B5-BA51-3488CC7CEA74}" type="presParOf" srcId="{FAD61B7F-9846-4A35-A79E-EAACE586A02C}" destId="{D016AB46-BFCC-4AE9-898D-9F917B688D9B}" srcOrd="5" destOrd="0" presId="urn:microsoft.com/office/officeart/2005/8/layout/hierarchy1"/>
    <dgm:cxn modelId="{A6F6096C-0BEF-4F5F-B715-FBC3FF9BDB66}" type="presParOf" srcId="{D016AB46-BFCC-4AE9-898D-9F917B688D9B}" destId="{835DA155-9C3F-4050-B136-F13A4B6FCD5D}" srcOrd="0" destOrd="0" presId="urn:microsoft.com/office/officeart/2005/8/layout/hierarchy1"/>
    <dgm:cxn modelId="{4F4D2687-4380-4C7B-AE99-D2D577110E03}" type="presParOf" srcId="{835DA155-9C3F-4050-B136-F13A4B6FCD5D}" destId="{9A16E7FD-A41A-4BB0-8F36-747A95A55566}" srcOrd="0" destOrd="0" presId="urn:microsoft.com/office/officeart/2005/8/layout/hierarchy1"/>
    <dgm:cxn modelId="{E7BE9808-D7ED-4DC2-A540-A4A730450246}" type="presParOf" srcId="{835DA155-9C3F-4050-B136-F13A4B6FCD5D}" destId="{0B5F0FFF-ED6E-4882-8F2F-305BF0661E24}" srcOrd="1" destOrd="0" presId="urn:microsoft.com/office/officeart/2005/8/layout/hierarchy1"/>
    <dgm:cxn modelId="{719FBAAC-7E00-4D78-9BE7-F6CBDE47ED44}" type="presParOf" srcId="{D016AB46-BFCC-4AE9-898D-9F917B688D9B}" destId="{A08FE848-1018-4637-9702-177C290752FE}" srcOrd="1" destOrd="0" presId="urn:microsoft.com/office/officeart/2005/8/layout/hierarchy1"/>
    <dgm:cxn modelId="{9A4557A4-CF29-42C4-9166-0739A544BB4D}" type="presParOf" srcId="{A08FE848-1018-4637-9702-177C290752FE}" destId="{331C1E84-5DF2-4A0A-83EC-E74A8F2E5400}" srcOrd="0" destOrd="0" presId="urn:microsoft.com/office/officeart/2005/8/layout/hierarchy1"/>
    <dgm:cxn modelId="{72034D8C-7A2C-44BE-BBCA-1EC7FA91CE80}" type="presParOf" srcId="{A08FE848-1018-4637-9702-177C290752FE}" destId="{041748DB-22B5-4E8E-AE53-3508E53C6BE7}" srcOrd="1" destOrd="0" presId="urn:microsoft.com/office/officeart/2005/8/layout/hierarchy1"/>
    <dgm:cxn modelId="{9FE0133E-4D9B-4FB9-BF42-723EAC37D71C}" type="presParOf" srcId="{041748DB-22B5-4E8E-AE53-3508E53C6BE7}" destId="{B3383B0E-56C3-4445-A6A7-1AC8BEBC60A2}" srcOrd="0" destOrd="0" presId="urn:microsoft.com/office/officeart/2005/8/layout/hierarchy1"/>
    <dgm:cxn modelId="{B4884BBF-9779-4419-B74E-50BBFCEF7257}" type="presParOf" srcId="{B3383B0E-56C3-4445-A6A7-1AC8BEBC60A2}" destId="{CFDD45F2-0FC8-45C2-92D7-86234F0C0CCC}" srcOrd="0" destOrd="0" presId="urn:microsoft.com/office/officeart/2005/8/layout/hierarchy1"/>
    <dgm:cxn modelId="{96604A2E-D289-464C-9798-C67EE0DD2226}" type="presParOf" srcId="{B3383B0E-56C3-4445-A6A7-1AC8BEBC60A2}" destId="{B213B89C-07BA-42A4-AE37-E3887A510C4E}" srcOrd="1" destOrd="0" presId="urn:microsoft.com/office/officeart/2005/8/layout/hierarchy1"/>
    <dgm:cxn modelId="{B598EEF4-FEC2-4175-AFD1-1C54DEF0B976}" type="presParOf" srcId="{041748DB-22B5-4E8E-AE53-3508E53C6BE7}" destId="{CD31C785-DE6F-41D1-AB53-384B27587E94}" srcOrd="1" destOrd="0" presId="urn:microsoft.com/office/officeart/2005/8/layout/hierarchy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1C1E84-5DF2-4A0A-83EC-E74A8F2E5400}">
      <dsp:nvSpPr>
        <dsp:cNvPr id="0" name=""/>
        <dsp:cNvSpPr/>
      </dsp:nvSpPr>
      <dsp:spPr>
        <a:xfrm>
          <a:off x="4880386" y="1775421"/>
          <a:ext cx="91440" cy="265756"/>
        </a:xfrm>
        <a:custGeom>
          <a:avLst/>
          <a:gdLst/>
          <a:ahLst/>
          <a:cxnLst/>
          <a:rect l="0" t="0" r="0" b="0"/>
          <a:pathLst>
            <a:path>
              <a:moveTo>
                <a:pt x="45720" y="0"/>
              </a:moveTo>
              <a:lnTo>
                <a:pt x="45720"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F3288-4FBD-45B1-A583-6D98D9FAC99F}">
      <dsp:nvSpPr>
        <dsp:cNvPr id="0" name=""/>
        <dsp:cNvSpPr/>
      </dsp:nvSpPr>
      <dsp:spPr>
        <a:xfrm>
          <a:off x="2971643" y="929418"/>
          <a:ext cx="1954463" cy="265756"/>
        </a:xfrm>
        <a:custGeom>
          <a:avLst/>
          <a:gdLst/>
          <a:ahLst/>
          <a:cxnLst/>
          <a:rect l="0" t="0" r="0" b="0"/>
          <a:pathLst>
            <a:path>
              <a:moveTo>
                <a:pt x="0" y="0"/>
              </a:moveTo>
              <a:lnTo>
                <a:pt x="0" y="181105"/>
              </a:lnTo>
              <a:lnTo>
                <a:pt x="1954463" y="181105"/>
              </a:lnTo>
              <a:lnTo>
                <a:pt x="1954463" y="265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39AC31-FCB5-4C0B-AB53-E603786CA6D1}">
      <dsp:nvSpPr>
        <dsp:cNvPr id="0" name=""/>
        <dsp:cNvSpPr/>
      </dsp:nvSpPr>
      <dsp:spPr>
        <a:xfrm>
          <a:off x="3250852" y="1775421"/>
          <a:ext cx="558418" cy="265756"/>
        </a:xfrm>
        <a:custGeom>
          <a:avLst/>
          <a:gdLst/>
          <a:ahLst/>
          <a:cxnLst/>
          <a:rect l="0" t="0" r="0" b="0"/>
          <a:pathLst>
            <a:path>
              <a:moveTo>
                <a:pt x="0" y="0"/>
              </a:moveTo>
              <a:lnTo>
                <a:pt x="0" y="181105"/>
              </a:lnTo>
              <a:lnTo>
                <a:pt x="558418" y="181105"/>
              </a:lnTo>
              <a:lnTo>
                <a:pt x="558418"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181C83-3135-43E7-B618-766437B93FE1}">
      <dsp:nvSpPr>
        <dsp:cNvPr id="0" name=""/>
        <dsp:cNvSpPr/>
      </dsp:nvSpPr>
      <dsp:spPr>
        <a:xfrm>
          <a:off x="2692434" y="1775421"/>
          <a:ext cx="558418" cy="265756"/>
        </a:xfrm>
        <a:custGeom>
          <a:avLst/>
          <a:gdLst/>
          <a:ahLst/>
          <a:cxnLst/>
          <a:rect l="0" t="0" r="0" b="0"/>
          <a:pathLst>
            <a:path>
              <a:moveTo>
                <a:pt x="558418" y="0"/>
              </a:moveTo>
              <a:lnTo>
                <a:pt x="558418" y="181105"/>
              </a:lnTo>
              <a:lnTo>
                <a:pt x="0" y="181105"/>
              </a:lnTo>
              <a:lnTo>
                <a:pt x="0"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5CA67-259E-4A3E-9837-6106F6FF4B65}">
      <dsp:nvSpPr>
        <dsp:cNvPr id="0" name=""/>
        <dsp:cNvSpPr/>
      </dsp:nvSpPr>
      <dsp:spPr>
        <a:xfrm>
          <a:off x="2971643" y="929418"/>
          <a:ext cx="279209" cy="265756"/>
        </a:xfrm>
        <a:custGeom>
          <a:avLst/>
          <a:gdLst/>
          <a:ahLst/>
          <a:cxnLst/>
          <a:rect l="0" t="0" r="0" b="0"/>
          <a:pathLst>
            <a:path>
              <a:moveTo>
                <a:pt x="0" y="0"/>
              </a:moveTo>
              <a:lnTo>
                <a:pt x="0" y="181105"/>
              </a:lnTo>
              <a:lnTo>
                <a:pt x="279209" y="181105"/>
              </a:lnTo>
              <a:lnTo>
                <a:pt x="279209" y="265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D74FA8-795F-4FEE-9084-001A6127E41A}">
      <dsp:nvSpPr>
        <dsp:cNvPr id="0" name=""/>
        <dsp:cNvSpPr/>
      </dsp:nvSpPr>
      <dsp:spPr>
        <a:xfrm>
          <a:off x="1017180" y="1775421"/>
          <a:ext cx="558418" cy="265756"/>
        </a:xfrm>
        <a:custGeom>
          <a:avLst/>
          <a:gdLst/>
          <a:ahLst/>
          <a:cxnLst/>
          <a:rect l="0" t="0" r="0" b="0"/>
          <a:pathLst>
            <a:path>
              <a:moveTo>
                <a:pt x="0" y="0"/>
              </a:moveTo>
              <a:lnTo>
                <a:pt x="0" y="181105"/>
              </a:lnTo>
              <a:lnTo>
                <a:pt x="558418" y="181105"/>
              </a:lnTo>
              <a:lnTo>
                <a:pt x="558418"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5A7D23-0318-455C-97DA-E618479A960E}">
      <dsp:nvSpPr>
        <dsp:cNvPr id="0" name=""/>
        <dsp:cNvSpPr/>
      </dsp:nvSpPr>
      <dsp:spPr>
        <a:xfrm>
          <a:off x="458762" y="1775421"/>
          <a:ext cx="558418" cy="265756"/>
        </a:xfrm>
        <a:custGeom>
          <a:avLst/>
          <a:gdLst/>
          <a:ahLst/>
          <a:cxnLst/>
          <a:rect l="0" t="0" r="0" b="0"/>
          <a:pathLst>
            <a:path>
              <a:moveTo>
                <a:pt x="558418" y="0"/>
              </a:moveTo>
              <a:lnTo>
                <a:pt x="558418" y="181105"/>
              </a:lnTo>
              <a:lnTo>
                <a:pt x="0" y="181105"/>
              </a:lnTo>
              <a:lnTo>
                <a:pt x="0" y="2657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41121E-5FF8-47A7-9E1C-B652F4C9FFC2}">
      <dsp:nvSpPr>
        <dsp:cNvPr id="0" name=""/>
        <dsp:cNvSpPr/>
      </dsp:nvSpPr>
      <dsp:spPr>
        <a:xfrm>
          <a:off x="1017180" y="929418"/>
          <a:ext cx="1954463" cy="265756"/>
        </a:xfrm>
        <a:custGeom>
          <a:avLst/>
          <a:gdLst/>
          <a:ahLst/>
          <a:cxnLst/>
          <a:rect l="0" t="0" r="0" b="0"/>
          <a:pathLst>
            <a:path>
              <a:moveTo>
                <a:pt x="1954463" y="0"/>
              </a:moveTo>
              <a:lnTo>
                <a:pt x="1954463" y="181105"/>
              </a:lnTo>
              <a:lnTo>
                <a:pt x="0" y="181105"/>
              </a:lnTo>
              <a:lnTo>
                <a:pt x="0" y="2657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18CBB5-2420-4508-87DC-1A037F4F351E}">
      <dsp:nvSpPr>
        <dsp:cNvPr id="0" name=""/>
        <dsp:cNvSpPr/>
      </dsp:nvSpPr>
      <dsp:spPr>
        <a:xfrm>
          <a:off x="2514756" y="349171"/>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D79DBE-6EE8-40FC-8E04-19ABFC0E32C1}">
      <dsp:nvSpPr>
        <dsp:cNvPr id="0" name=""/>
        <dsp:cNvSpPr/>
      </dsp:nvSpPr>
      <dsp:spPr>
        <a:xfrm>
          <a:off x="2616286" y="445625"/>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Fuentes de información para el marco muestral</a:t>
          </a:r>
        </a:p>
      </dsp:txBody>
      <dsp:txXfrm>
        <a:off x="2633281" y="462620"/>
        <a:ext cx="879784" cy="546257"/>
      </dsp:txXfrm>
    </dsp:sp>
    <dsp:sp modelId="{15A17B26-3D2F-4357-9500-152592157621}">
      <dsp:nvSpPr>
        <dsp:cNvPr id="0" name=""/>
        <dsp:cNvSpPr/>
      </dsp:nvSpPr>
      <dsp:spPr>
        <a:xfrm>
          <a:off x="560293" y="1195174"/>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04BFF4-BC9A-4A8C-8F56-8A48EEA84C48}">
      <dsp:nvSpPr>
        <dsp:cNvPr id="0" name=""/>
        <dsp:cNvSpPr/>
      </dsp:nvSpPr>
      <dsp:spPr>
        <a:xfrm>
          <a:off x="661823" y="1291628"/>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DANE</a:t>
          </a:r>
        </a:p>
      </dsp:txBody>
      <dsp:txXfrm>
        <a:off x="678818" y="1308623"/>
        <a:ext cx="879784" cy="546257"/>
      </dsp:txXfrm>
    </dsp:sp>
    <dsp:sp modelId="{A76CA9B3-0D4E-4418-ADC3-BB1B12EBD6AF}">
      <dsp:nvSpPr>
        <dsp:cNvPr id="0" name=""/>
        <dsp:cNvSpPr/>
      </dsp:nvSpPr>
      <dsp:spPr>
        <a:xfrm>
          <a:off x="1875" y="2041177"/>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85F4268-8886-475B-924F-4A5556F0F2F8}">
      <dsp:nvSpPr>
        <dsp:cNvPr id="0" name=""/>
        <dsp:cNvSpPr/>
      </dsp:nvSpPr>
      <dsp:spPr>
        <a:xfrm>
          <a:off x="103405" y="2137631"/>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Censo de Población y Vivienda 2018</a:t>
          </a:r>
        </a:p>
      </dsp:txBody>
      <dsp:txXfrm>
        <a:off x="120400" y="2154626"/>
        <a:ext cx="879784" cy="546257"/>
      </dsp:txXfrm>
    </dsp:sp>
    <dsp:sp modelId="{8F78514A-956C-4213-BA01-CC021F342634}">
      <dsp:nvSpPr>
        <dsp:cNvPr id="0" name=""/>
        <dsp:cNvSpPr/>
      </dsp:nvSpPr>
      <dsp:spPr>
        <a:xfrm>
          <a:off x="1118711" y="2041177"/>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9E396CB-48E3-48B3-AFC9-B1D29C01EAD0}">
      <dsp:nvSpPr>
        <dsp:cNvPr id="0" name=""/>
        <dsp:cNvSpPr/>
      </dsp:nvSpPr>
      <dsp:spPr>
        <a:xfrm>
          <a:off x="1220241" y="2137631"/>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Proyecciones de la Población</a:t>
          </a:r>
        </a:p>
      </dsp:txBody>
      <dsp:txXfrm>
        <a:off x="1237236" y="2154626"/>
        <a:ext cx="879784" cy="546257"/>
      </dsp:txXfrm>
    </dsp:sp>
    <dsp:sp modelId="{EA713A11-0FFE-4989-978A-1BA1960DE8BF}">
      <dsp:nvSpPr>
        <dsp:cNvPr id="0" name=""/>
        <dsp:cNvSpPr/>
      </dsp:nvSpPr>
      <dsp:spPr>
        <a:xfrm>
          <a:off x="2793965" y="1195174"/>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DCA57BF-A41A-4979-A9A6-3F25B4278670}">
      <dsp:nvSpPr>
        <dsp:cNvPr id="0" name=""/>
        <dsp:cNvSpPr/>
      </dsp:nvSpPr>
      <dsp:spPr>
        <a:xfrm>
          <a:off x="2895495" y="1291628"/>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Sistema Único de Información de Servicios Públicos (SIU)</a:t>
          </a:r>
        </a:p>
      </dsp:txBody>
      <dsp:txXfrm>
        <a:off x="2912490" y="1308623"/>
        <a:ext cx="879784" cy="546257"/>
      </dsp:txXfrm>
    </dsp:sp>
    <dsp:sp modelId="{AA5ACDD1-1A11-464A-AFB1-F6056E675957}">
      <dsp:nvSpPr>
        <dsp:cNvPr id="0" name=""/>
        <dsp:cNvSpPr/>
      </dsp:nvSpPr>
      <dsp:spPr>
        <a:xfrm>
          <a:off x="2235547" y="2041177"/>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3DC961-9AF4-46EF-AA0D-7EDBF484D05E}">
      <dsp:nvSpPr>
        <dsp:cNvPr id="0" name=""/>
        <dsp:cNvSpPr/>
      </dsp:nvSpPr>
      <dsp:spPr>
        <a:xfrm>
          <a:off x="2337077" y="2137631"/>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Consumo energético</a:t>
          </a:r>
        </a:p>
      </dsp:txBody>
      <dsp:txXfrm>
        <a:off x="2354072" y="2154626"/>
        <a:ext cx="879784" cy="546257"/>
      </dsp:txXfrm>
    </dsp:sp>
    <dsp:sp modelId="{5A963644-8BB5-4680-B7A4-5CA689C5C8EA}">
      <dsp:nvSpPr>
        <dsp:cNvPr id="0" name=""/>
        <dsp:cNvSpPr/>
      </dsp:nvSpPr>
      <dsp:spPr>
        <a:xfrm>
          <a:off x="3352383" y="2041177"/>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686F20-040F-4EE9-9221-675B60611CE5}">
      <dsp:nvSpPr>
        <dsp:cNvPr id="0" name=""/>
        <dsp:cNvSpPr/>
      </dsp:nvSpPr>
      <dsp:spPr>
        <a:xfrm>
          <a:off x="3453913" y="2137631"/>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Total de Unidades Industriales y Comerciales</a:t>
          </a:r>
        </a:p>
      </dsp:txBody>
      <dsp:txXfrm>
        <a:off x="3470908" y="2154626"/>
        <a:ext cx="879784" cy="546257"/>
      </dsp:txXfrm>
    </dsp:sp>
    <dsp:sp modelId="{9A16E7FD-A41A-4BB0-8F36-747A95A55566}">
      <dsp:nvSpPr>
        <dsp:cNvPr id="0" name=""/>
        <dsp:cNvSpPr/>
      </dsp:nvSpPr>
      <dsp:spPr>
        <a:xfrm>
          <a:off x="4469219" y="1195174"/>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B5F0FFF-ED6E-4882-8F2F-305BF0661E24}">
      <dsp:nvSpPr>
        <dsp:cNvPr id="0" name=""/>
        <dsp:cNvSpPr/>
      </dsp:nvSpPr>
      <dsp:spPr>
        <a:xfrm>
          <a:off x="4570749" y="1291628"/>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PIEC_UPME</a:t>
          </a:r>
        </a:p>
      </dsp:txBody>
      <dsp:txXfrm>
        <a:off x="4587744" y="1308623"/>
        <a:ext cx="879784" cy="546257"/>
      </dsp:txXfrm>
    </dsp:sp>
    <dsp:sp modelId="{CFDD45F2-0FC8-45C2-92D7-86234F0C0CCC}">
      <dsp:nvSpPr>
        <dsp:cNvPr id="0" name=""/>
        <dsp:cNvSpPr/>
      </dsp:nvSpPr>
      <dsp:spPr>
        <a:xfrm>
          <a:off x="4469219" y="2041177"/>
          <a:ext cx="913774" cy="5802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213B89C-07BA-42A4-AE37-E3887A510C4E}">
      <dsp:nvSpPr>
        <dsp:cNvPr id="0" name=""/>
        <dsp:cNvSpPr/>
      </dsp:nvSpPr>
      <dsp:spPr>
        <a:xfrm>
          <a:off x="4570749" y="2137631"/>
          <a:ext cx="913774" cy="5802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Cobertura rural de energía eléctrica a nivel municipal</a:t>
          </a:r>
        </a:p>
      </dsp:txBody>
      <dsp:txXfrm>
        <a:off x="4587744" y="2154626"/>
        <a:ext cx="879784" cy="54625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AA08C-0BC9-49D8-86DF-9D758E4C3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28</Pages>
  <Words>6465</Words>
  <Characters>35558</Characters>
  <Application>Microsoft Office Word</Application>
  <DocSecurity>0</DocSecurity>
  <Lines>296</Lines>
  <Paragraphs>83</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41940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Felipe Jimenez Chaves</dc:creator>
  <cp:lastModifiedBy>Cristian Eduardo García Bermúdez</cp:lastModifiedBy>
  <cp:revision>24</cp:revision>
  <cp:lastPrinted>2022-02-25T21:44:00Z</cp:lastPrinted>
  <dcterms:created xsi:type="dcterms:W3CDTF">2022-03-10T20:51:00Z</dcterms:created>
  <dcterms:modified xsi:type="dcterms:W3CDTF">2022-03-17T21:24:00Z</dcterms:modified>
</cp:coreProperties>
</file>